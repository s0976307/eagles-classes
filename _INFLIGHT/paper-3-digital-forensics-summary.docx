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customXmlInsRangeStart w:id="0" w:author="Caquan Palmer" w:date="2026-04-29T15:57:00Z"/>
    <w:sdt>
      <w:sdtPr>
        <w:rPr>
          <w:color w:val="4F81BD" w:themeColor="accent1"/>
        </w:rPr>
        <w:id w:val="-1655598580"/>
        <w:docPartObj>
          <w:docPartGallery w:val="Cover Pages"/>
          <w:docPartUnique/>
        </w:docPartObj>
      </w:sdtPr>
      <w:sdtEndPr>
        <w:rPr>
          <w:rFonts w:ascii="Calibri" w:hAnsi="Calibri"/>
          <w:color w:val="auto"/>
        </w:rPr>
      </w:sdtEndPr>
      <w:sdtContent>
        <w:customXmlInsRangeEnd w:id="0"/>
        <w:p w14:paraId="07558AD0" w14:textId="26B025DC" w:rsidR="00974510" w:rsidRDefault="00974510">
          <w:pPr>
            <w:pStyle w:val="NoSpacing"/>
            <w:spacing w:before="1540" w:after="240"/>
            <w:jc w:val="center"/>
            <w:rPr>
              <w:ins w:id="1" w:author="Caquan Palmer" w:date="2026-04-29T15:57:00Z" w16du:dateUtc="2026-04-29T19:57:00Z"/>
              <w:color w:val="4F81BD" w:themeColor="accent1"/>
            </w:rPr>
          </w:pPr>
          <w:ins w:id="2" w:author="Caquan Palmer" w:date="2026-04-29T15:57:00Z" w16du:dateUtc="2026-04-29T19:57:00Z">
            <w:r>
              <w:rPr>
                <w:noProof/>
                <w:color w:val="4F81BD" w:themeColor="accent1"/>
              </w:rPr>
              <w:drawing>
                <wp:inline distT="0" distB="0" distL="0" distR="0" wp14:anchorId="7EF76E49" wp14:editId="754EE1C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ins>
        </w:p>
        <w:customXmlInsRangeStart w:id="3" w:author="Caquan Palmer" w:date="2026-04-29T15:57:00Z"/>
        <w:sdt>
          <w:sdtPr>
            <w:rPr>
              <w:rFonts w:asciiTheme="majorHAnsi" w:eastAsiaTheme="majorEastAsia" w:hAnsiTheme="majorHAnsi" w:cstheme="majorBidi"/>
              <w:caps/>
              <w:color w:val="4F81BD" w:themeColor="accent1"/>
              <w:sz w:val="56"/>
              <w:szCs w:val="56"/>
              <w:rPrChange w:id="4" w:author="Caquan Palmer" w:date="2026-04-29T16:02:00Z" w16du:dateUtc="2026-04-29T20:02:00Z">
                <w:rPr>
                  <w:rFonts w:asciiTheme="majorHAnsi" w:eastAsiaTheme="majorEastAsia" w:hAnsiTheme="majorHAnsi" w:cstheme="majorBidi"/>
                  <w:caps/>
                  <w:color w:val="4F81BD" w:themeColor="accent1"/>
                  <w:sz w:val="72"/>
                  <w:szCs w:val="72"/>
                </w:rPr>
              </w:rPrChange>
            </w:rPr>
            <w:alias w:val="Title"/>
            <w:tag w:val=""/>
            <w:id w:val="1735040861"/>
            <w:placeholder>
              <w:docPart w:val="2405E07403D7496693A0D92EA954C4EC"/>
            </w:placeholder>
            <w:dataBinding w:prefixMappings="xmlns:ns0='http://purl.org/dc/elements/1.1/' xmlns:ns1='http://schemas.openxmlformats.org/package/2006/metadata/core-properties' " w:xpath="/ns1:coreProperties[1]/ns0:title[1]" w:storeItemID="{6C3C8BC8-F283-45AE-878A-BAB7291924A1}"/>
            <w:text/>
          </w:sdtPr>
          <w:sdtContent>
            <w:customXmlInsRangeEnd w:id="3"/>
            <w:p w14:paraId="77BB11E5" w14:textId="6CBFCD79" w:rsidR="00974510" w:rsidRPr="00974510" w:rsidRDefault="00974510">
              <w:pPr>
                <w:pStyle w:val="NoSpacing"/>
                <w:pBdr>
                  <w:top w:val="single" w:sz="6" w:space="6" w:color="4F81BD" w:themeColor="accent1"/>
                  <w:bottom w:val="single" w:sz="6" w:space="6" w:color="4F81BD" w:themeColor="accent1"/>
                </w:pBdr>
                <w:spacing w:after="240"/>
                <w:jc w:val="center"/>
                <w:rPr>
                  <w:ins w:id="5" w:author="Caquan Palmer" w:date="2026-04-29T15:57:00Z" w16du:dateUtc="2026-04-29T19:57:00Z"/>
                  <w:rFonts w:asciiTheme="majorHAnsi" w:eastAsiaTheme="majorEastAsia" w:hAnsiTheme="majorHAnsi" w:cstheme="majorBidi"/>
                  <w:caps/>
                  <w:color w:val="4F81BD" w:themeColor="accent1"/>
                  <w:sz w:val="56"/>
                  <w:szCs w:val="56"/>
                  <w:rPrChange w:id="6" w:author="Caquan Palmer" w:date="2026-04-29T16:02:00Z" w16du:dateUtc="2026-04-29T20:02:00Z">
                    <w:rPr>
                      <w:ins w:id="7" w:author="Caquan Palmer" w:date="2026-04-29T15:57:00Z" w16du:dateUtc="2026-04-29T19:57:00Z"/>
                      <w:rFonts w:asciiTheme="majorHAnsi" w:eastAsiaTheme="majorEastAsia" w:hAnsiTheme="majorHAnsi" w:cstheme="majorBidi"/>
                      <w:caps/>
                      <w:color w:val="4F81BD" w:themeColor="accent1"/>
                      <w:sz w:val="80"/>
                      <w:szCs w:val="80"/>
                    </w:rPr>
                  </w:rPrChange>
                </w:rPr>
              </w:pPr>
              <w:ins w:id="8" w:author="Caquan Palmer" w:date="2026-04-29T16:01:00Z" w16du:dateUtc="2026-04-29T20:01:00Z">
                <w:r w:rsidRPr="00974510">
                  <w:rPr>
                    <w:rFonts w:asciiTheme="majorHAnsi" w:eastAsiaTheme="majorEastAsia" w:hAnsiTheme="majorHAnsi" w:cstheme="majorBidi"/>
                    <w:caps/>
                    <w:color w:val="4F81BD" w:themeColor="accent1"/>
                    <w:sz w:val="56"/>
                    <w:szCs w:val="56"/>
                    <w:rPrChange w:id="9" w:author="Caquan Palmer" w:date="2026-04-29T16:02:00Z" w16du:dateUtc="2026-04-29T20:02:00Z">
                      <w:rPr>
                        <w:rFonts w:asciiTheme="majorHAnsi" w:eastAsiaTheme="majorEastAsia" w:hAnsiTheme="majorHAnsi" w:cstheme="majorBidi"/>
                        <w:caps/>
                        <w:color w:val="4F81BD" w:themeColor="accent1"/>
                        <w:sz w:val="72"/>
                        <w:szCs w:val="72"/>
                      </w:rPr>
                    </w:rPrChange>
                  </w:rPr>
                  <w:t>AI-Assisted Digital Forensics</w:t>
                </w:r>
              </w:ins>
            </w:p>
            <w:customXmlInsRangeStart w:id="10" w:author="Caquan Palmer" w:date="2026-04-29T15:57:00Z"/>
          </w:sdtContent>
        </w:sdt>
        <w:customXmlInsRangeEnd w:id="10"/>
        <w:customXmlInsRangeStart w:id="11" w:author="Caquan Palmer" w:date="2026-04-29T15:57:00Z"/>
        <w:sdt>
          <w:sdtPr>
            <w:rPr>
              <w:color w:val="4F81BD" w:themeColor="accent1"/>
              <w:sz w:val="28"/>
              <w:szCs w:val="28"/>
            </w:rPr>
            <w:alias w:val="Subtitle"/>
            <w:tag w:val=""/>
            <w:id w:val="328029620"/>
            <w:placeholder>
              <w:docPart w:val="FC663834D7B741499F708F5CBD31BBF2"/>
            </w:placeholder>
            <w:dataBinding w:prefixMappings="xmlns:ns0='http://purl.org/dc/elements/1.1/' xmlns:ns1='http://schemas.openxmlformats.org/package/2006/metadata/core-properties' " w:xpath="/ns1:coreProperties[1]/ns0:subject[1]" w:storeItemID="{6C3C8BC8-F283-45AE-878A-BAB7291924A1}"/>
            <w:text/>
          </w:sdtPr>
          <w:sdtContent>
            <w:customXmlInsRangeEnd w:id="11"/>
            <w:p w14:paraId="5EAA7134" w14:textId="1F372CA7" w:rsidR="00974510" w:rsidRDefault="00974510">
              <w:pPr>
                <w:pStyle w:val="NoSpacing"/>
                <w:jc w:val="center"/>
                <w:rPr>
                  <w:ins w:id="12" w:author="Caquan Palmer" w:date="2026-04-29T15:57:00Z" w16du:dateUtc="2026-04-29T19:57:00Z"/>
                  <w:color w:val="4F81BD" w:themeColor="accent1"/>
                  <w:sz w:val="28"/>
                  <w:szCs w:val="28"/>
                </w:rPr>
              </w:pPr>
              <w:proofErr w:type="spellStart"/>
              <w:ins w:id="13" w:author="Caquan Palmer" w:date="2026-04-29T16:02:00Z" w16du:dateUtc="2026-04-29T20:02:00Z">
                <w:r>
                  <w:rPr>
                    <w:color w:val="4F81BD" w:themeColor="accent1"/>
                    <w:sz w:val="28"/>
                    <w:szCs w:val="28"/>
                  </w:rPr>
                  <w:t>Concent</w:t>
                </w:r>
                <w:proofErr w:type="spellEnd"/>
                <w:r>
                  <w:rPr>
                    <w:color w:val="4F81BD" w:themeColor="accent1"/>
                    <w:sz w:val="28"/>
                    <w:szCs w:val="28"/>
                  </w:rPr>
                  <w:t xml:space="preserve"> and Concern</w:t>
                </w:r>
              </w:ins>
            </w:p>
            <w:customXmlInsRangeStart w:id="14" w:author="Caquan Palmer" w:date="2026-04-29T15:57:00Z"/>
          </w:sdtContent>
        </w:sdt>
        <w:customXmlInsRangeEnd w:id="14"/>
        <w:p w14:paraId="4BC5D133" w14:textId="77777777" w:rsidR="00974510" w:rsidRDefault="00974510">
          <w:pPr>
            <w:pStyle w:val="NoSpacing"/>
            <w:spacing w:before="480"/>
            <w:jc w:val="center"/>
            <w:rPr>
              <w:ins w:id="15" w:author="Caquan Palmer" w:date="2026-04-29T15:57:00Z" w16du:dateUtc="2026-04-29T19:57:00Z"/>
              <w:color w:val="4F81BD" w:themeColor="accent1"/>
            </w:rPr>
          </w:pPr>
          <w:ins w:id="16" w:author="Caquan Palmer" w:date="2026-04-29T15:57:00Z" w16du:dateUtc="2026-04-29T19:57:00Z">
            <w:r>
              <w:rPr>
                <w:noProof/>
                <w:color w:val="4F81BD" w:themeColor="accent1"/>
              </w:rPr>
              <mc:AlternateContent>
                <mc:Choice Requires="wps">
                  <w:drawing>
                    <wp:anchor distT="0" distB="0" distL="114300" distR="114300" simplePos="0" relativeHeight="251659264" behindDoc="0" locked="0" layoutInCell="1" allowOverlap="1" wp14:anchorId="6E38617D" wp14:editId="066D7C1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customXmlDelRangeStart w:id="17" w:author="Caquan Palmer" w:date="2026-04-29T16:02:00Z"/>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customXmlDelRangeEnd w:id="17"/>
                                    <w:p w14:paraId="6B112381" w14:textId="615E0A1C" w:rsidR="00974510" w:rsidDel="00974510" w:rsidRDefault="00974510">
                                      <w:pPr>
                                        <w:pStyle w:val="NoSpacing"/>
                                        <w:spacing w:after="40"/>
                                        <w:jc w:val="center"/>
                                        <w:rPr>
                                          <w:del w:id="18" w:author="Caquan Palmer" w:date="2026-04-29T16:02:00Z" w16du:dateUtc="2026-04-29T20:02:00Z"/>
                                          <w:caps/>
                                          <w:color w:val="4F81BD" w:themeColor="accent1"/>
                                          <w:sz w:val="28"/>
                                          <w:szCs w:val="28"/>
                                        </w:rPr>
                                      </w:pPr>
                                    </w:p>
                                    <w:customXmlDelRangeStart w:id="19" w:author="Caquan Palmer" w:date="2026-04-29T16:02:00Z"/>
                                  </w:sdtContent>
                                </w:sdt>
                                <w:customXmlDelRangeEnd w:id="19"/>
                                <w:p w14:paraId="0B8C0EB1" w14:textId="62BEFD0D" w:rsidR="00974510" w:rsidDel="00974510" w:rsidRDefault="00974510">
                                  <w:pPr>
                                    <w:pStyle w:val="NoSpacing"/>
                                    <w:jc w:val="center"/>
                                    <w:rPr>
                                      <w:del w:id="20" w:author="Caquan Palmer" w:date="2026-04-29T16:02:00Z" w16du:dateUtc="2026-04-29T20:02:00Z"/>
                                      <w:color w:val="4F81BD" w:themeColor="accent1"/>
                                    </w:rPr>
                                  </w:pPr>
                                  <w:customXmlDelRangeStart w:id="21" w:author="Caquan Palmer" w:date="2026-04-29T16:02:00Z"/>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customXmlDelRangeEnd w:id="21"/>
                                      <w:customXmlDelRangeStart w:id="22" w:author="Caquan Palmer" w:date="2026-04-29T16:02:00Z"/>
                                    </w:sdtContent>
                                  </w:sdt>
                                  <w:customXmlDelRangeEnd w:id="22"/>
                                </w:p>
                                <w:p w14:paraId="171C5579" w14:textId="5F72138F" w:rsidR="00974510" w:rsidRDefault="00974510">
                                  <w:pPr>
                                    <w:pStyle w:val="NoSpacing"/>
                                    <w:jc w:val="center"/>
                                    <w:rPr>
                                      <w:color w:val="4F81BD" w:themeColor="accent1"/>
                                    </w:rPr>
                                  </w:pPr>
                                  <w:customXmlDelRangeStart w:id="23" w:author="Caquan Palmer" w:date="2026-04-29T16:02:00Z"/>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customXmlDelRangeEnd w:id="23"/>
                                      <w:customXmlDelRangeStart w:id="24" w:author="Caquan Palmer" w:date="2026-04-29T16:02:00Z"/>
                                    </w:sdtContent>
                                  </w:sdt>
                                  <w:customXmlDelRangeEnd w:id="24"/>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E38617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customXmlDelRangeStart w:id="25" w:author="Caquan Palmer" w:date="2026-04-29T16:02:00Z"/>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customXmlDelRangeEnd w:id="25"/>
                              <w:p w14:paraId="6B112381" w14:textId="615E0A1C" w:rsidR="00974510" w:rsidDel="00974510" w:rsidRDefault="00974510">
                                <w:pPr>
                                  <w:pStyle w:val="NoSpacing"/>
                                  <w:spacing w:after="40"/>
                                  <w:jc w:val="center"/>
                                  <w:rPr>
                                    <w:del w:id="26" w:author="Caquan Palmer" w:date="2026-04-29T16:02:00Z" w16du:dateUtc="2026-04-29T20:02:00Z"/>
                                    <w:caps/>
                                    <w:color w:val="4F81BD" w:themeColor="accent1"/>
                                    <w:sz w:val="28"/>
                                    <w:szCs w:val="28"/>
                                  </w:rPr>
                                </w:pPr>
                              </w:p>
                              <w:customXmlDelRangeStart w:id="27" w:author="Caquan Palmer" w:date="2026-04-29T16:02:00Z"/>
                            </w:sdtContent>
                          </w:sdt>
                          <w:customXmlDelRangeEnd w:id="27"/>
                          <w:p w14:paraId="0B8C0EB1" w14:textId="62BEFD0D" w:rsidR="00974510" w:rsidDel="00974510" w:rsidRDefault="00974510">
                            <w:pPr>
                              <w:pStyle w:val="NoSpacing"/>
                              <w:jc w:val="center"/>
                              <w:rPr>
                                <w:del w:id="28" w:author="Caquan Palmer" w:date="2026-04-29T16:02:00Z" w16du:dateUtc="2026-04-29T20:02:00Z"/>
                                <w:color w:val="4F81BD" w:themeColor="accent1"/>
                              </w:rPr>
                            </w:pPr>
                            <w:customXmlDelRangeStart w:id="29" w:author="Caquan Palmer" w:date="2026-04-29T16:02:00Z"/>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customXmlDelRangeEnd w:id="29"/>
                                <w:customXmlDelRangeStart w:id="30" w:author="Caquan Palmer" w:date="2026-04-29T16:02:00Z"/>
                              </w:sdtContent>
                            </w:sdt>
                            <w:customXmlDelRangeEnd w:id="30"/>
                          </w:p>
                          <w:p w14:paraId="171C5579" w14:textId="5F72138F" w:rsidR="00974510" w:rsidRDefault="00974510">
                            <w:pPr>
                              <w:pStyle w:val="NoSpacing"/>
                              <w:jc w:val="center"/>
                              <w:rPr>
                                <w:color w:val="4F81BD" w:themeColor="accent1"/>
                              </w:rPr>
                            </w:pPr>
                            <w:customXmlDelRangeStart w:id="31" w:author="Caquan Palmer" w:date="2026-04-29T16:02:00Z"/>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customXmlDelRangeEnd w:id="31"/>
                                <w:customXmlDelRangeStart w:id="32" w:author="Caquan Palmer" w:date="2026-04-29T16:02:00Z"/>
                              </w:sdtContent>
                            </w:sdt>
                            <w:customXmlDelRangeEnd w:id="32"/>
                          </w:p>
                        </w:txbxContent>
                      </v:textbox>
                      <w10:wrap anchorx="margin" anchory="page"/>
                    </v:shape>
                  </w:pict>
                </mc:Fallback>
              </mc:AlternateContent>
            </w:r>
            <w:r>
              <w:rPr>
                <w:noProof/>
                <w:color w:val="4F81BD" w:themeColor="accent1"/>
              </w:rPr>
              <w:drawing>
                <wp:inline distT="0" distB="0" distL="0" distR="0" wp14:anchorId="300FE1AB" wp14:editId="7D6CE5C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ins>
        </w:p>
        <w:p w14:paraId="38D78853" w14:textId="473D06B9" w:rsidR="00974510" w:rsidRDefault="00974510">
          <w:pPr>
            <w:rPr>
              <w:ins w:id="33" w:author="Caquan Palmer" w:date="2026-04-29T15:57:00Z" w16du:dateUtc="2026-04-29T19:57:00Z"/>
              <w:rFonts w:asciiTheme="majorHAnsi" w:eastAsiaTheme="majorEastAsia" w:hAnsiTheme="majorHAnsi" w:cstheme="majorBidi"/>
              <w:color w:val="17365D" w:themeColor="text2" w:themeShade="BF"/>
              <w:spacing w:val="5"/>
              <w:kern w:val="28"/>
              <w:sz w:val="52"/>
              <w:szCs w:val="52"/>
            </w:rPr>
          </w:pPr>
          <w:ins w:id="34" w:author="Caquan Palmer" w:date="2026-04-29T16:02:00Z" w16du:dateUtc="2026-04-29T20:02:00Z">
            <w:r>
              <w:rPr>
                <w:noProof/>
                <w:color w:val="4F81BD" w:themeColor="accent1"/>
              </w:rPr>
              <mc:AlternateContent>
                <mc:Choice Requires="wps">
                  <w:drawing>
                    <wp:anchor distT="0" distB="0" distL="114300" distR="114300" simplePos="0" relativeHeight="251661312" behindDoc="0" locked="0" layoutInCell="1" allowOverlap="1" wp14:anchorId="0B37B36A" wp14:editId="72EA9291">
                      <wp:simplePos x="0" y="0"/>
                      <wp:positionH relativeFrom="margin">
                        <wp:posOffset>0</wp:posOffset>
                      </wp:positionH>
                      <wp:positionV relativeFrom="page">
                        <wp:posOffset>4606925</wp:posOffset>
                      </wp:positionV>
                      <wp:extent cx="6553200" cy="557784"/>
                      <wp:effectExtent l="0" t="0" r="0" b="12700"/>
                      <wp:wrapNone/>
                      <wp:docPr id="1215355555"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4034B9" w14:textId="7F09B930" w:rsidR="00974510" w:rsidRPr="00974510" w:rsidRDefault="00974510" w:rsidP="00974510">
                                  <w:pPr>
                                    <w:pStyle w:val="NoSpacing"/>
                                    <w:spacing w:after="40"/>
                                    <w:jc w:val="center"/>
                                    <w:rPr>
                                      <w:ins w:id="35" w:author="Caquan Palmer" w:date="2026-04-29T16:03:00Z" w16du:dateUtc="2026-04-29T20:03:00Z"/>
                                      <w:caps/>
                                      <w:color w:val="4F81BD" w:themeColor="accent1"/>
                                      <w:sz w:val="28"/>
                                      <w:szCs w:val="28"/>
                                    </w:rPr>
                                  </w:pPr>
                                  <w:ins w:id="36" w:author="Caquan Palmer" w:date="2026-04-29T16:03:00Z" w16du:dateUtc="2026-04-29T20:03:00Z">
                                    <w:r>
                                      <w:rPr>
                                        <w:caps/>
                                        <w:color w:val="4F81BD" w:themeColor="accent1"/>
                                        <w:sz w:val="28"/>
                                        <w:szCs w:val="28"/>
                                      </w:rPr>
                                      <w:t xml:space="preserve">Caquan </w:t>
                                    </w:r>
                                    <w:r w:rsidRPr="00974510">
                                      <w:rPr>
                                        <w:caps/>
                                        <w:color w:val="4F81BD" w:themeColor="accent1"/>
                                        <w:sz w:val="28"/>
                                        <w:szCs w:val="28"/>
                                      </w:rPr>
                                      <w:t>Palmer</w:t>
                                    </w:r>
                                  </w:ins>
                                </w:p>
                                <w:p w14:paraId="12337447" w14:textId="77777777" w:rsidR="00974510" w:rsidRPr="00974510" w:rsidRDefault="00974510" w:rsidP="00974510">
                                  <w:pPr>
                                    <w:pStyle w:val="NoSpacing"/>
                                    <w:spacing w:after="40"/>
                                    <w:jc w:val="center"/>
                                    <w:rPr>
                                      <w:ins w:id="37" w:author="Caquan Palmer" w:date="2026-04-29T16:03:00Z" w16du:dateUtc="2026-04-29T20:03:00Z"/>
                                      <w:caps/>
                                      <w:color w:val="4F81BD" w:themeColor="accent1"/>
                                      <w:sz w:val="28"/>
                                      <w:szCs w:val="28"/>
                                    </w:rPr>
                                  </w:pPr>
                                  <w:ins w:id="38" w:author="Caquan Palmer" w:date="2026-04-29T16:03:00Z" w16du:dateUtc="2026-04-29T20:03:00Z">
                                    <w:r w:rsidRPr="00974510">
                                      <w:rPr>
                                        <w:caps/>
                                        <w:color w:val="4F81BD" w:themeColor="accent1"/>
                                        <w:sz w:val="28"/>
                                        <w:szCs w:val="28"/>
                                      </w:rPr>
                                      <w:t>Department of Computing and Information Sciences</w:t>
                                    </w:r>
                                  </w:ins>
                                </w:p>
                                <w:p w14:paraId="738D23CD" w14:textId="77777777" w:rsidR="00974510" w:rsidRDefault="00974510" w:rsidP="00974510">
                                  <w:pPr>
                                    <w:pStyle w:val="NoSpacing"/>
                                    <w:spacing w:after="40"/>
                                    <w:jc w:val="center"/>
                                    <w:rPr>
                                      <w:ins w:id="39" w:author="Caquan Palmer" w:date="2026-04-29T16:03:00Z" w16du:dateUtc="2026-04-29T20:03:00Z"/>
                                      <w:caps/>
                                      <w:color w:val="4F81BD" w:themeColor="accent1"/>
                                      <w:sz w:val="28"/>
                                      <w:szCs w:val="28"/>
                                    </w:rPr>
                                  </w:pPr>
                                  <w:ins w:id="40" w:author="Caquan Palmer" w:date="2026-04-29T16:03:00Z" w16du:dateUtc="2026-04-29T20:03:00Z">
                                    <w:r w:rsidRPr="00974510">
                                      <w:rPr>
                                        <w:caps/>
                                        <w:color w:val="4F81BD" w:themeColor="accent1"/>
                                        <w:sz w:val="28"/>
                                        <w:szCs w:val="28"/>
                                      </w:rPr>
                                      <w:t>Niagara University</w:t>
                                    </w:r>
                                  </w:ins>
                                </w:p>
                                <w:p w14:paraId="0858A421" w14:textId="7C58AA8B" w:rsidR="00974510" w:rsidDel="00974510" w:rsidRDefault="00974510" w:rsidP="00974510">
                                  <w:pPr>
                                    <w:pStyle w:val="NoSpacing"/>
                                    <w:spacing w:after="40"/>
                                    <w:jc w:val="center"/>
                                    <w:rPr>
                                      <w:del w:id="41" w:author="Caquan Palmer" w:date="2026-04-29T16:02:00Z" w16du:dateUtc="2026-04-29T20:02:00Z"/>
                                      <w:caps/>
                                      <w:color w:val="4F81BD" w:themeColor="accent1"/>
                                      <w:sz w:val="28"/>
                                      <w:szCs w:val="28"/>
                                    </w:rPr>
                                  </w:pPr>
                                  <w:ins w:id="42" w:author="Caquan Palmer" w:date="2026-04-29T16:03:00Z" w16du:dateUtc="2026-04-29T20:03:00Z">
                                    <w:r>
                                      <w:rPr>
                                        <w:caps/>
                                        <w:color w:val="4F81BD" w:themeColor="accent1"/>
                                        <w:sz w:val="28"/>
                                        <w:szCs w:val="28"/>
                                      </w:rPr>
                                      <w:t>Digital</w:t>
                                    </w:r>
                                  </w:ins>
                                  <w:ins w:id="43" w:author="Caquan Palmer" w:date="2026-04-29T16:02:00Z" w16du:dateUtc="2026-04-29T20:02:00Z">
                                    <w:r w:rsidRPr="00974510">
                                      <w:rPr>
                                        <w:caps/>
                                        <w:color w:val="4F81BD" w:themeColor="accent1"/>
                                        <w:sz w:val="28"/>
                                        <w:szCs w:val="28"/>
                                      </w:rPr>
                                      <w:t xml:space="preserve"> Forensics</w:t>
                                    </w:r>
                                  </w:ins>
                                </w:p>
                                <w:customXmlDelRangeStart w:id="44" w:author="Caquan Palmer" w:date="2026-04-29T16:02:00Z"/>
                                <w:sdt>
                                  <w:sdtPr>
                                    <w:rPr>
                                      <w:caps/>
                                      <w:color w:val="4F81BD" w:themeColor="accent1"/>
                                      <w:sz w:val="28"/>
                                      <w:szCs w:val="28"/>
                                    </w:rPr>
                                    <w:alias w:val="Date"/>
                                    <w:tag w:val=""/>
                                    <w:id w:val="-106942275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customXmlDelRangeEnd w:id="44"/>
                                    <w:p w14:paraId="0858A421" w14:textId="7C58AA8B" w:rsidR="00974510" w:rsidDel="00974510" w:rsidRDefault="00974510" w:rsidP="00974510">
                                      <w:pPr>
                                        <w:pStyle w:val="NoSpacing"/>
                                        <w:spacing w:after="40"/>
                                        <w:jc w:val="center"/>
                                        <w:rPr>
                                          <w:del w:id="45" w:author="Caquan Palmer" w:date="2026-04-29T16:02:00Z" w16du:dateUtc="2026-04-29T20:02:00Z"/>
                                          <w:caps/>
                                          <w:color w:val="4F81BD" w:themeColor="accent1"/>
                                          <w:sz w:val="28"/>
                                          <w:szCs w:val="28"/>
                                        </w:rPr>
                                      </w:pPr>
                                    </w:p>
                                    <w:customXmlDelRangeStart w:id="46" w:author="Caquan Palmer" w:date="2026-04-29T16:02:00Z"/>
                                  </w:sdtContent>
                                </w:sdt>
                                <w:customXmlDelRangeEnd w:id="46"/>
                                <w:p w14:paraId="4B9D2921" w14:textId="77777777" w:rsidR="00974510" w:rsidDel="00974510" w:rsidRDefault="00974510" w:rsidP="00974510">
                                  <w:pPr>
                                    <w:pStyle w:val="NoSpacing"/>
                                    <w:jc w:val="center"/>
                                    <w:rPr>
                                      <w:del w:id="47" w:author="Caquan Palmer" w:date="2026-04-29T16:02:00Z" w16du:dateUtc="2026-04-29T20:02:00Z"/>
                                      <w:color w:val="4F81BD" w:themeColor="accent1"/>
                                    </w:rPr>
                                  </w:pPr>
                                  <w:customXmlDelRangeStart w:id="48" w:author="Caquan Palmer" w:date="2026-04-29T16:02:00Z"/>
                                  <w:sdt>
                                    <w:sdtPr>
                                      <w:rPr>
                                        <w:caps/>
                                        <w:color w:val="4F81BD" w:themeColor="accent1"/>
                                      </w:rPr>
                                      <w:alias w:val="Company"/>
                                      <w:tag w:val=""/>
                                      <w:id w:val="-291985237"/>
                                      <w:dataBinding w:prefixMappings="xmlns:ns0='http://schemas.openxmlformats.org/officeDocument/2006/extended-properties' " w:xpath="/ns0:Properties[1]/ns0:Company[1]" w:storeItemID="{6668398D-A668-4E3E-A5EB-62B293D839F1}"/>
                                      <w:text/>
                                    </w:sdtPr>
                                    <w:sdtContent>
                                      <w:customXmlDelRangeEnd w:id="48"/>
                                      <w:customXmlDelRangeStart w:id="49" w:author="Caquan Palmer" w:date="2026-04-29T16:02:00Z"/>
                                    </w:sdtContent>
                                  </w:sdt>
                                  <w:customXmlDelRangeEnd w:id="49"/>
                                </w:p>
                                <w:p w14:paraId="673FB818" w14:textId="77777777" w:rsidR="00974510" w:rsidRDefault="00974510" w:rsidP="00974510">
                                  <w:pPr>
                                    <w:pStyle w:val="NoSpacing"/>
                                    <w:jc w:val="center"/>
                                    <w:rPr>
                                      <w:color w:val="4F81BD" w:themeColor="accent1"/>
                                    </w:rPr>
                                  </w:pPr>
                                  <w:customXmlDelRangeStart w:id="50" w:author="Caquan Palmer" w:date="2026-04-29T16:02:00Z"/>
                                  <w:sdt>
                                    <w:sdtPr>
                                      <w:rPr>
                                        <w:color w:val="4F81BD" w:themeColor="accent1"/>
                                      </w:rPr>
                                      <w:alias w:val="Address"/>
                                      <w:tag w:val=""/>
                                      <w:id w:val="83341397"/>
                                      <w:dataBinding w:prefixMappings="xmlns:ns0='http://schemas.microsoft.com/office/2006/coverPageProps' " w:xpath="/ns0:CoverPageProperties[1]/ns0:CompanyAddress[1]" w:storeItemID="{55AF091B-3C7A-41E3-B477-F2FDAA23CFDA}"/>
                                      <w:text/>
                                    </w:sdtPr>
                                    <w:sdtContent>
                                      <w:customXmlDelRangeEnd w:id="50"/>
                                      <w:customXmlDelRangeStart w:id="51" w:author="Caquan Palmer" w:date="2026-04-29T16:02:00Z"/>
                                    </w:sdtContent>
                                  </w:sdt>
                                  <w:customXmlDelRangeEnd w:id="51"/>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B37B36A" id="_x0000_s1027" type="#_x0000_t202" style="position:absolute;margin-left:0;margin-top:362.75pt;width:516pt;height:43.9pt;z-index:2516613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" filled="f" stroked="f" strokeweight=".5pt">
                      <v:textbox style="mso-fit-shape-to-text:t" inset="0,0,0,0">
                        <w:txbxContent>
                          <w:p w14:paraId="384034B9" w14:textId="7F09B930" w:rsidR="00974510" w:rsidRPr="00974510" w:rsidRDefault="00974510" w:rsidP="00974510">
                            <w:pPr>
                              <w:pStyle w:val="NoSpacing"/>
                              <w:spacing w:after="40"/>
                              <w:jc w:val="center"/>
                              <w:rPr>
                                <w:ins w:id="52" w:author="Caquan Palmer" w:date="2026-04-29T16:03:00Z" w16du:dateUtc="2026-04-29T20:03:00Z"/>
                                <w:caps/>
                                <w:color w:val="4F81BD" w:themeColor="accent1"/>
                                <w:sz w:val="28"/>
                                <w:szCs w:val="28"/>
                              </w:rPr>
                            </w:pPr>
                            <w:ins w:id="53" w:author="Caquan Palmer" w:date="2026-04-29T16:03:00Z" w16du:dateUtc="2026-04-29T20:03:00Z">
                              <w:r>
                                <w:rPr>
                                  <w:caps/>
                                  <w:color w:val="4F81BD" w:themeColor="accent1"/>
                                  <w:sz w:val="28"/>
                                  <w:szCs w:val="28"/>
                                </w:rPr>
                                <w:t xml:space="preserve">Caquan </w:t>
                              </w:r>
                              <w:r w:rsidRPr="00974510">
                                <w:rPr>
                                  <w:caps/>
                                  <w:color w:val="4F81BD" w:themeColor="accent1"/>
                                  <w:sz w:val="28"/>
                                  <w:szCs w:val="28"/>
                                </w:rPr>
                                <w:t>Palmer</w:t>
                              </w:r>
                            </w:ins>
                          </w:p>
                          <w:p w14:paraId="12337447" w14:textId="77777777" w:rsidR="00974510" w:rsidRPr="00974510" w:rsidRDefault="00974510" w:rsidP="00974510">
                            <w:pPr>
                              <w:pStyle w:val="NoSpacing"/>
                              <w:spacing w:after="40"/>
                              <w:jc w:val="center"/>
                              <w:rPr>
                                <w:ins w:id="54" w:author="Caquan Palmer" w:date="2026-04-29T16:03:00Z" w16du:dateUtc="2026-04-29T20:03:00Z"/>
                                <w:caps/>
                                <w:color w:val="4F81BD" w:themeColor="accent1"/>
                                <w:sz w:val="28"/>
                                <w:szCs w:val="28"/>
                              </w:rPr>
                            </w:pPr>
                            <w:ins w:id="55" w:author="Caquan Palmer" w:date="2026-04-29T16:03:00Z" w16du:dateUtc="2026-04-29T20:03:00Z">
                              <w:r w:rsidRPr="00974510">
                                <w:rPr>
                                  <w:caps/>
                                  <w:color w:val="4F81BD" w:themeColor="accent1"/>
                                  <w:sz w:val="28"/>
                                  <w:szCs w:val="28"/>
                                </w:rPr>
                                <w:t>Department of Computing and Information Sciences</w:t>
                              </w:r>
                            </w:ins>
                          </w:p>
                          <w:p w14:paraId="738D23CD" w14:textId="77777777" w:rsidR="00974510" w:rsidRDefault="00974510" w:rsidP="00974510">
                            <w:pPr>
                              <w:pStyle w:val="NoSpacing"/>
                              <w:spacing w:after="40"/>
                              <w:jc w:val="center"/>
                              <w:rPr>
                                <w:ins w:id="56" w:author="Caquan Palmer" w:date="2026-04-29T16:03:00Z" w16du:dateUtc="2026-04-29T20:03:00Z"/>
                                <w:caps/>
                                <w:color w:val="4F81BD" w:themeColor="accent1"/>
                                <w:sz w:val="28"/>
                                <w:szCs w:val="28"/>
                              </w:rPr>
                            </w:pPr>
                            <w:ins w:id="57" w:author="Caquan Palmer" w:date="2026-04-29T16:03:00Z" w16du:dateUtc="2026-04-29T20:03:00Z">
                              <w:r w:rsidRPr="00974510">
                                <w:rPr>
                                  <w:caps/>
                                  <w:color w:val="4F81BD" w:themeColor="accent1"/>
                                  <w:sz w:val="28"/>
                                  <w:szCs w:val="28"/>
                                </w:rPr>
                                <w:t>Niagara University</w:t>
                              </w:r>
                            </w:ins>
                          </w:p>
                          <w:p w14:paraId="0858A421" w14:textId="7C58AA8B" w:rsidR="00974510" w:rsidDel="00974510" w:rsidRDefault="00974510" w:rsidP="00974510">
                            <w:pPr>
                              <w:pStyle w:val="NoSpacing"/>
                              <w:spacing w:after="40"/>
                              <w:jc w:val="center"/>
                              <w:rPr>
                                <w:del w:id="58" w:author="Caquan Palmer" w:date="2026-04-29T16:02:00Z" w16du:dateUtc="2026-04-29T20:02:00Z"/>
                                <w:caps/>
                                <w:color w:val="4F81BD" w:themeColor="accent1"/>
                                <w:sz w:val="28"/>
                                <w:szCs w:val="28"/>
                              </w:rPr>
                            </w:pPr>
                            <w:ins w:id="59" w:author="Caquan Palmer" w:date="2026-04-29T16:03:00Z" w16du:dateUtc="2026-04-29T20:03:00Z">
                              <w:r>
                                <w:rPr>
                                  <w:caps/>
                                  <w:color w:val="4F81BD" w:themeColor="accent1"/>
                                  <w:sz w:val="28"/>
                                  <w:szCs w:val="28"/>
                                </w:rPr>
                                <w:t>Digital</w:t>
                              </w:r>
                            </w:ins>
                            <w:ins w:id="60" w:author="Caquan Palmer" w:date="2026-04-29T16:02:00Z" w16du:dateUtc="2026-04-29T20:02:00Z">
                              <w:r w:rsidRPr="00974510">
                                <w:rPr>
                                  <w:caps/>
                                  <w:color w:val="4F81BD" w:themeColor="accent1"/>
                                  <w:sz w:val="28"/>
                                  <w:szCs w:val="28"/>
                                </w:rPr>
                                <w:t xml:space="preserve"> Forensics</w:t>
                              </w:r>
                            </w:ins>
                          </w:p>
                          <w:customXmlDelRangeStart w:id="61" w:author="Caquan Palmer" w:date="2026-04-29T16:02:00Z"/>
                          <w:sdt>
                            <w:sdtPr>
                              <w:rPr>
                                <w:caps/>
                                <w:color w:val="4F81BD" w:themeColor="accent1"/>
                                <w:sz w:val="28"/>
                                <w:szCs w:val="28"/>
                              </w:rPr>
                              <w:alias w:val="Date"/>
                              <w:tag w:val=""/>
                              <w:id w:val="-106942275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customXmlDelRangeEnd w:id="61"/>
                              <w:p w14:paraId="0858A421" w14:textId="7C58AA8B" w:rsidR="00974510" w:rsidDel="00974510" w:rsidRDefault="00974510" w:rsidP="00974510">
                                <w:pPr>
                                  <w:pStyle w:val="NoSpacing"/>
                                  <w:spacing w:after="40"/>
                                  <w:jc w:val="center"/>
                                  <w:rPr>
                                    <w:del w:id="62" w:author="Caquan Palmer" w:date="2026-04-29T16:02:00Z" w16du:dateUtc="2026-04-29T20:02:00Z"/>
                                    <w:caps/>
                                    <w:color w:val="4F81BD" w:themeColor="accent1"/>
                                    <w:sz w:val="28"/>
                                    <w:szCs w:val="28"/>
                                  </w:rPr>
                                </w:pPr>
                              </w:p>
                              <w:customXmlDelRangeStart w:id="63" w:author="Caquan Palmer" w:date="2026-04-29T16:02:00Z"/>
                            </w:sdtContent>
                          </w:sdt>
                          <w:customXmlDelRangeEnd w:id="63"/>
                          <w:p w14:paraId="4B9D2921" w14:textId="77777777" w:rsidR="00974510" w:rsidDel="00974510" w:rsidRDefault="00974510" w:rsidP="00974510">
                            <w:pPr>
                              <w:pStyle w:val="NoSpacing"/>
                              <w:jc w:val="center"/>
                              <w:rPr>
                                <w:del w:id="64" w:author="Caquan Palmer" w:date="2026-04-29T16:02:00Z" w16du:dateUtc="2026-04-29T20:02:00Z"/>
                                <w:color w:val="4F81BD" w:themeColor="accent1"/>
                              </w:rPr>
                            </w:pPr>
                            <w:customXmlDelRangeStart w:id="65" w:author="Caquan Palmer" w:date="2026-04-29T16:02:00Z"/>
                            <w:sdt>
                              <w:sdtPr>
                                <w:rPr>
                                  <w:caps/>
                                  <w:color w:val="4F81BD" w:themeColor="accent1"/>
                                </w:rPr>
                                <w:alias w:val="Company"/>
                                <w:tag w:val=""/>
                                <w:id w:val="-291985237"/>
                                <w:dataBinding w:prefixMappings="xmlns:ns0='http://schemas.openxmlformats.org/officeDocument/2006/extended-properties' " w:xpath="/ns0:Properties[1]/ns0:Company[1]" w:storeItemID="{6668398D-A668-4E3E-A5EB-62B293D839F1}"/>
                                <w:text/>
                              </w:sdtPr>
                              <w:sdtContent>
                                <w:customXmlDelRangeEnd w:id="65"/>
                                <w:customXmlDelRangeStart w:id="66" w:author="Caquan Palmer" w:date="2026-04-29T16:02:00Z"/>
                              </w:sdtContent>
                            </w:sdt>
                            <w:customXmlDelRangeEnd w:id="66"/>
                          </w:p>
                          <w:p w14:paraId="673FB818" w14:textId="77777777" w:rsidR="00974510" w:rsidRDefault="00974510" w:rsidP="00974510">
                            <w:pPr>
                              <w:pStyle w:val="NoSpacing"/>
                              <w:jc w:val="center"/>
                              <w:rPr>
                                <w:color w:val="4F81BD" w:themeColor="accent1"/>
                              </w:rPr>
                            </w:pPr>
                            <w:customXmlDelRangeStart w:id="67" w:author="Caquan Palmer" w:date="2026-04-29T16:02:00Z"/>
                            <w:sdt>
                              <w:sdtPr>
                                <w:rPr>
                                  <w:color w:val="4F81BD" w:themeColor="accent1"/>
                                </w:rPr>
                                <w:alias w:val="Address"/>
                                <w:tag w:val=""/>
                                <w:id w:val="83341397"/>
                                <w:dataBinding w:prefixMappings="xmlns:ns0='http://schemas.microsoft.com/office/2006/coverPageProps' " w:xpath="/ns0:CoverPageProperties[1]/ns0:CompanyAddress[1]" w:storeItemID="{55AF091B-3C7A-41E3-B477-F2FDAA23CFDA}"/>
                                <w:text/>
                              </w:sdtPr>
                              <w:sdtContent>
                                <w:customXmlDelRangeEnd w:id="67"/>
                                <w:customXmlDelRangeStart w:id="68" w:author="Caquan Palmer" w:date="2026-04-29T16:02:00Z"/>
                              </w:sdtContent>
                            </w:sdt>
                            <w:customXmlDelRangeEnd w:id="68"/>
                          </w:p>
                        </w:txbxContent>
                      </v:textbox>
                      <w10:wrap anchorx="margin" anchory="page"/>
                    </v:shape>
                  </w:pict>
                </mc:Fallback>
              </mc:AlternateContent>
            </w:r>
          </w:ins>
          <w:ins w:id="69" w:author="Caquan Palmer" w:date="2026-04-29T15:57:00Z" w16du:dateUtc="2026-04-29T19:57:00Z">
            <w:r>
              <w:br w:type="page"/>
            </w:r>
          </w:ins>
        </w:p>
        <w:customXmlInsRangeStart w:id="70" w:author="Caquan Palmer" w:date="2026-04-29T15:57:00Z"/>
      </w:sdtContent>
    </w:sdt>
    <w:customXmlInsRangeEnd w:id="70"/>
    <w:p w14:paraId="63DDABFC" w14:textId="2C64F9FF" w:rsidR="007316A8" w:rsidRDefault="00000000" w:rsidP="00974510">
      <w:pPr>
        <w:pStyle w:val="Title"/>
        <w:jc w:val="center"/>
        <w:pPrChange w:id="71" w:author="Caquan Palmer" w:date="2026-04-29T16:06:00Z" w16du:dateUtc="2026-04-29T20:06:00Z">
          <w:pPr>
            <w:pStyle w:val="Title"/>
          </w:pPr>
        </w:pPrChange>
      </w:pPr>
      <w:r>
        <w:lastRenderedPageBreak/>
        <w:t>AI-Assisted Digital Forensics: A Condensed Overview</w:t>
      </w:r>
    </w:p>
    <w:p w14:paraId="3B1B1A1D" w14:textId="77777777" w:rsidR="00974510" w:rsidRPr="00974510" w:rsidRDefault="00974510" w:rsidP="00974510">
      <w:pPr>
        <w:rPr>
          <w:ins w:id="72" w:author="Caquan Palmer" w:date="2026-04-29T16:06:00Z" w16du:dateUtc="2026-04-29T20:06:00Z"/>
          <w:b/>
        </w:rPr>
      </w:pPr>
      <w:ins w:id="73" w:author="Caquan Palmer" w:date="2026-04-29T16:06:00Z" w16du:dateUtc="2026-04-29T20:06:00Z">
        <w:r w:rsidRPr="00974510">
          <w:rPr>
            <w:b/>
          </w:rPr>
          <w:t>Caquan Palmer</w:t>
        </w:r>
      </w:ins>
    </w:p>
    <w:p w14:paraId="19C59551" w14:textId="77777777" w:rsidR="00974510" w:rsidRPr="00974510" w:rsidRDefault="00974510" w:rsidP="00974510">
      <w:pPr>
        <w:rPr>
          <w:ins w:id="74" w:author="Caquan Palmer" w:date="2026-04-29T16:06:00Z" w16du:dateUtc="2026-04-29T20:06:00Z"/>
          <w:b/>
        </w:rPr>
      </w:pPr>
      <w:ins w:id="75" w:author="Caquan Palmer" w:date="2026-04-29T16:06:00Z" w16du:dateUtc="2026-04-29T20:06:00Z">
        <w:r w:rsidRPr="00974510">
          <w:rPr>
            <w:b/>
          </w:rPr>
          <w:t>Department of Computing and Information Sciences</w:t>
        </w:r>
      </w:ins>
    </w:p>
    <w:p w14:paraId="4BFE028A" w14:textId="77777777" w:rsidR="00974510" w:rsidRPr="00974510" w:rsidRDefault="00974510" w:rsidP="00974510">
      <w:pPr>
        <w:rPr>
          <w:ins w:id="76" w:author="Caquan Palmer" w:date="2026-04-29T16:06:00Z" w16du:dateUtc="2026-04-29T20:06:00Z"/>
          <w:b/>
        </w:rPr>
      </w:pPr>
      <w:ins w:id="77" w:author="Caquan Palmer" w:date="2026-04-29T16:06:00Z" w16du:dateUtc="2026-04-29T20:06:00Z">
        <w:r w:rsidRPr="00974510">
          <w:rPr>
            <w:b/>
          </w:rPr>
          <w:t>Niagara University</w:t>
        </w:r>
      </w:ins>
    </w:p>
    <w:p w14:paraId="6AB45839" w14:textId="77777777" w:rsidR="00974510" w:rsidRPr="00974510" w:rsidRDefault="00974510" w:rsidP="00974510">
      <w:pPr>
        <w:rPr>
          <w:ins w:id="78" w:author="Caquan Palmer" w:date="2026-04-29T16:06:00Z" w16du:dateUtc="2026-04-29T20:06:00Z"/>
          <w:b/>
        </w:rPr>
      </w:pPr>
      <w:proofErr w:type="gramStart"/>
      <w:ins w:id="79" w:author="Caquan Palmer" w:date="2026-04-29T16:06:00Z" w16du:dateUtc="2026-04-29T20:06:00Z">
        <w:r w:rsidRPr="00974510">
          <w:rPr>
            <w:b/>
          </w:rPr>
          <w:t>SP//</w:t>
        </w:r>
        <w:proofErr w:type="gramEnd"/>
        <w:r w:rsidRPr="00974510">
          <w:rPr>
            <w:b/>
          </w:rPr>
          <w:t>26</w:t>
        </w:r>
      </w:ins>
    </w:p>
    <w:p w14:paraId="23A978B9" w14:textId="77777777" w:rsidR="00974510" w:rsidRPr="00974510" w:rsidRDefault="00974510" w:rsidP="00974510">
      <w:pPr>
        <w:rPr>
          <w:ins w:id="80" w:author="Caquan Palmer" w:date="2026-04-29T16:06:00Z" w16du:dateUtc="2026-04-29T20:06:00Z"/>
          <w:b/>
        </w:rPr>
      </w:pPr>
      <w:proofErr w:type="gramStart"/>
      <w:ins w:id="81" w:author="Caquan Palmer" w:date="2026-04-29T16:06:00Z" w16du:dateUtc="2026-04-29T20:06:00Z">
        <w:r w:rsidRPr="00974510">
          <w:rPr>
            <w:b/>
          </w:rPr>
          <w:t>CIS285B//</w:t>
        </w:r>
        <w:proofErr w:type="gramEnd"/>
        <w:r w:rsidRPr="00974510">
          <w:rPr>
            <w:b/>
          </w:rPr>
          <w:t xml:space="preserve">Computer Forensics </w:t>
        </w:r>
      </w:ins>
    </w:p>
    <w:p w14:paraId="50FCF088" w14:textId="1F0119B0" w:rsidR="009E69AE" w:rsidDel="009E69AE" w:rsidRDefault="00974510" w:rsidP="00974510">
      <w:pPr>
        <w:rPr>
          <w:del w:id="82" w:author="Caquan Palmer" w:date="2026-04-29T15:40:00Z" w16du:dateUtc="2026-04-29T19:40:00Z"/>
        </w:rPr>
      </w:pPr>
      <w:proofErr w:type="gramStart"/>
      <w:ins w:id="83" w:author="Caquan Palmer" w:date="2026-04-29T16:06:00Z" w16du:dateUtc="2026-04-29T20:06:00Z">
        <w:r w:rsidRPr="00974510">
          <w:rPr>
            <w:b/>
          </w:rPr>
          <w:t>CIS485A//</w:t>
        </w:r>
        <w:proofErr w:type="gramEnd"/>
        <w:r w:rsidRPr="00974510">
          <w:rPr>
            <w:b/>
          </w:rPr>
          <w:t>Information Security</w:t>
        </w:r>
        <w:r w:rsidRPr="00974510" w:rsidDel="009E69AE">
          <w:rPr>
            <w:b/>
          </w:rPr>
          <w:t xml:space="preserve"> </w:t>
        </w:r>
      </w:ins>
      <w:del w:id="84" w:author="Caquan Palmer" w:date="2026-04-29T15:43:00Z" w16du:dateUtc="2026-04-29T19:43:00Z">
        <w:r w:rsidR="00000000" w:rsidDel="009E69AE">
          <w:rPr>
            <w:b/>
          </w:rPr>
          <w:delText>Caquan Palmer</w:delText>
        </w:r>
        <w:r w:rsidR="00000000" w:rsidDel="009E69AE">
          <w:br/>
        </w:r>
        <w:r w:rsidR="009E69AE" w:rsidDel="009E69AE">
          <w:delText xml:space="preserve"> </w:delText>
        </w:r>
        <w:r w:rsidR="00000000" w:rsidDel="009E69AE">
          <w:delText>Department of Computing and Information Sciences</w:delText>
        </w:r>
      </w:del>
    </w:p>
    <w:p w14:paraId="749C15B8" w14:textId="434DBC7E" w:rsidR="009E69AE" w:rsidDel="009E69AE" w:rsidRDefault="00000000">
      <w:pPr>
        <w:rPr>
          <w:del w:id="85" w:author="Caquan Palmer" w:date="2026-04-29T15:43:00Z" w16du:dateUtc="2026-04-29T19:43:00Z"/>
        </w:rPr>
      </w:pPr>
      <w:del w:id="86" w:author="Caquan Palmer" w:date="2026-04-29T15:43:00Z" w16du:dateUtc="2026-04-29T19:43:00Z">
        <w:r w:rsidDel="009E69AE">
          <w:delText>Niagara University</w:delText>
        </w:r>
        <w:r w:rsidDel="009E69AE">
          <w:br/>
          <w:delText xml:space="preserve">CIS285B Computer Forensics </w:delText>
        </w:r>
      </w:del>
    </w:p>
    <w:p w14:paraId="4A1BC753" w14:textId="2CC8D21F" w:rsidR="007316A8" w:rsidDel="009E69AE" w:rsidRDefault="00000000">
      <w:pPr>
        <w:rPr>
          <w:del w:id="87" w:author="Caquan Palmer" w:date="2026-04-29T15:43:00Z" w16du:dateUtc="2026-04-29T19:43:00Z"/>
        </w:rPr>
      </w:pPr>
      <w:del w:id="88" w:author="Caquan Palmer" w:date="2026-04-29T15:43:00Z" w16du:dateUtc="2026-04-29T19:43:00Z">
        <w:r w:rsidDel="009E69AE">
          <w:delText>CIS485A — Information Security</w:delText>
        </w:r>
        <w:r w:rsidDel="009E69AE">
          <w:br/>
          <w:delText>Spring 2026</w:delText>
        </w:r>
      </w:del>
    </w:p>
    <w:p w14:paraId="26BAA0C2" w14:textId="77777777" w:rsidR="007316A8" w:rsidRDefault="00000000" w:rsidP="00974510">
      <w:pPr>
        <w:pStyle w:val="Heading1"/>
        <w:jc w:val="center"/>
        <w:pPrChange w:id="89" w:author="Caquan Palmer" w:date="2026-04-29T16:06:00Z" w16du:dateUtc="2026-04-29T20:06:00Z">
          <w:pPr>
            <w:pStyle w:val="Heading1"/>
          </w:pPr>
        </w:pPrChange>
      </w:pPr>
      <w:r>
        <w:t>Abstract</w:t>
      </w:r>
    </w:p>
    <w:p w14:paraId="60B5F1A4" w14:textId="77777777" w:rsidR="007316A8" w:rsidRDefault="00000000" w:rsidP="00974510">
      <w:pPr>
        <w:ind w:firstLine="720"/>
        <w:pPrChange w:id="90" w:author="Caquan Palmer" w:date="2026-04-29T16:06:00Z" w16du:dateUtc="2026-04-29T20:06:00Z">
          <w:pPr/>
        </w:pPrChange>
      </w:pPr>
      <w:r>
        <w:t>Digital evidence appears in roughly 90% of modern criminal cases, and the volume of data per case has outrun what human examiners can review by hand. AI and machine learning have become operationally necessary in the forensic workflow. This is not a future feature. It is a present reality. The paper surveys how AI is reshaping digital forensics across acquisition, triage, malware analysis, timeline reconstruction, and chain of custody, and it examines the legal and ethical questions that follow. It draws on NIST frameworks, peer-reviewed research, DOJ guidance, and case studies involving Magnet AXIOM, Cellebrite, EnCase, FTK, Autopsy, and Volatility. The argument is straightforward. AI dramatically expands forensic capability. It also introduces explainability and admissibility problems the field has not fully solved. The strongest objection — that black-box models cannot satisfy the Daubert standard — is taken seriously and answered through explainable AI, audit trails, and human-in-the-loop verification. Responsible deployment is possible. It just requires the same validation rigor applied to any other expert methodology.</w:t>
      </w:r>
    </w:p>
    <w:p w14:paraId="3F03FF23" w14:textId="77777777" w:rsidR="007316A8" w:rsidRDefault="00000000" w:rsidP="00974510">
      <w:pPr>
        <w:pStyle w:val="Heading1"/>
        <w:jc w:val="center"/>
        <w:pPrChange w:id="91" w:author="Caquan Palmer" w:date="2026-04-29T16:04:00Z" w16du:dateUtc="2026-04-29T20:04:00Z">
          <w:pPr>
            <w:pStyle w:val="Heading1"/>
          </w:pPr>
        </w:pPrChange>
      </w:pPr>
      <w:r>
        <w:t>1. The Field and Why AI Entered It</w:t>
      </w:r>
    </w:p>
    <w:p w14:paraId="175FC466" w14:textId="77777777" w:rsidR="007316A8" w:rsidRDefault="00000000" w:rsidP="00974510">
      <w:pPr>
        <w:ind w:firstLine="720"/>
        <w:pPrChange w:id="92" w:author="Caquan Palmer" w:date="2026-04-29T16:04:00Z" w16du:dateUtc="2026-04-29T20:04:00Z">
          <w:pPr/>
        </w:pPrChange>
      </w:pPr>
      <w:r>
        <w:t xml:space="preserve">Digital forensics took its modern shape in the 1980s when personal computers started generating new categories of criminal evidence. The FBI's Computer Analysis and Response </w:t>
      </w:r>
      <w:r>
        <w:lastRenderedPageBreak/>
        <w:t>Team launched in 1984 (</w:t>
      </w:r>
      <w:r>
        <w:rPr>
          <w:color w:val="0563C1"/>
          <w:u w:val="single"/>
        </w:rPr>
        <w:t>Open University, 2012</w:t>
      </w:r>
      <w:r>
        <w:t>). The 1990s pushed the field toward formal standards as cybercrime expanded, and by the early 2000s NIST's Computer Forensics Tool Testing program and ISO/IEC 27037 had supplied the discipline with a global validation framework (</w:t>
      </w:r>
      <w:r>
        <w:rPr>
          <w:color w:val="0563C1"/>
          <w:u w:val="single"/>
        </w:rPr>
        <w:t>UNODC, 2018</w:t>
      </w:r>
      <w:r>
        <w:t xml:space="preserve">; </w:t>
      </w:r>
      <w:r>
        <w:rPr>
          <w:color w:val="0563C1"/>
          <w:u w:val="single"/>
        </w:rPr>
        <w:t>NIST CSRC</w:t>
      </w:r>
      <w:r>
        <w:t>).</w:t>
      </w:r>
    </w:p>
    <w:p w14:paraId="4FFE38FF" w14:textId="77777777" w:rsidR="007316A8" w:rsidRDefault="00000000" w:rsidP="00974510">
      <w:pPr>
        <w:ind w:firstLine="720"/>
        <w:pPrChange w:id="93" w:author="Caquan Palmer" w:date="2026-04-29T16:04:00Z" w16du:dateUtc="2026-04-29T20:04:00Z">
          <w:pPr/>
        </w:pPrChange>
      </w:pPr>
      <w:r>
        <w:t>The current decade looks different. Modern investigations average around six devices per person across mobile, cloud, computer, and vehicle sources (</w:t>
      </w:r>
      <w:r>
        <w:rPr>
          <w:color w:val="0563C1"/>
          <w:u w:val="single"/>
        </w:rPr>
        <w:t>Magnet AXIOM, 2025</w:t>
      </w:r>
      <w:r>
        <w:t>). Median lab backlogs run three to four weeks. Sixty-nine percent of investigators report insufficient time to review all the data in their cases (</w:t>
      </w:r>
      <w:r>
        <w:rPr>
          <w:color w:val="0563C1"/>
          <w:u w:val="single"/>
        </w:rPr>
        <w:t>Cellebrite, 2025</w:t>
      </w:r>
      <w:r>
        <w:t>). Manual examination at this scale is not realistic. AI enters the workflow not because it is novel but because the work cannot be done without it.</w:t>
      </w:r>
    </w:p>
    <w:p w14:paraId="66DD7476" w14:textId="77777777" w:rsidR="007316A8" w:rsidRDefault="00000000" w:rsidP="00974510">
      <w:pPr>
        <w:pStyle w:val="Heading1"/>
        <w:jc w:val="center"/>
        <w:pPrChange w:id="94" w:author="Caquan Palmer" w:date="2026-04-29T16:04:00Z" w16du:dateUtc="2026-04-29T20:04:00Z">
          <w:pPr>
            <w:pStyle w:val="Heading1"/>
          </w:pPr>
        </w:pPrChange>
      </w:pPr>
      <w:r>
        <w:t>2. Acquisition and Triage</w:t>
      </w:r>
    </w:p>
    <w:p w14:paraId="58C9CD4C" w14:textId="77777777" w:rsidR="007316A8" w:rsidRDefault="00000000" w:rsidP="00974510">
      <w:pPr>
        <w:ind w:firstLine="720"/>
        <w:pPrChange w:id="95" w:author="Caquan Palmer" w:date="2026-04-29T16:04:00Z" w16du:dateUtc="2026-04-29T20:04:00Z">
          <w:pPr/>
        </w:pPrChange>
      </w:pPr>
      <w:r>
        <w:t>The first phase of an investigation is also the most time-pressured. Officers may arrive at a scene with dozens of devices, a limited warrant window, and no advance information about which devices contain the relevant evidence. AI-assisted triage tools like Magnet OUTRIDER scan device directories to identify likely case-relevant content before full imaging, letting examiners prioritize before they commit resources (</w:t>
      </w:r>
      <w:r>
        <w:rPr>
          <w:color w:val="0563C1"/>
          <w:u w:val="single"/>
        </w:rPr>
        <w:t>Magnet Forensics, 2022</w:t>
      </w:r>
      <w:r>
        <w:t>).</w:t>
      </w:r>
    </w:p>
    <w:p w14:paraId="50D5D52B" w14:textId="77777777" w:rsidR="007316A8" w:rsidRDefault="00000000" w:rsidP="00974510">
      <w:pPr>
        <w:ind w:firstLine="720"/>
        <w:pPrChange w:id="96" w:author="Caquan Palmer" w:date="2026-04-29T16:04:00Z" w16du:dateUtc="2026-04-29T20:04:00Z">
          <w:pPr/>
        </w:pPrChange>
      </w:pPr>
      <w:r>
        <w:t>Magnet AXIOM is the current state of the art for AI-assisted analysis. Magnet.AI applies machine learning to detect illicit imagery automatically, reducing the time examiners spend reviewing traumatic content. Magnet Copilot uses a large language model to surface case-relevant evidence through natural language Q&amp;A against extracted artifacts and to flag potential deepfakes (</w:t>
      </w:r>
      <w:r>
        <w:rPr>
          <w:color w:val="0563C1"/>
          <w:u w:val="single"/>
        </w:rPr>
        <w:t>Magnet AXIOM, 2025</w:t>
      </w:r>
      <w:r>
        <w:t>). Cellebrite Inseyets and Pathfinder offer comparable capability across the mobile and cloud space.</w:t>
      </w:r>
    </w:p>
    <w:p w14:paraId="365FB66D" w14:textId="77777777" w:rsidR="007316A8" w:rsidRDefault="00000000" w:rsidP="00974510">
      <w:pPr>
        <w:ind w:firstLine="720"/>
        <w:pPrChange w:id="97" w:author="Caquan Palmer" w:date="2026-04-29T16:04:00Z" w16du:dateUtc="2026-04-29T20:04:00Z">
          <w:pPr/>
        </w:pPrChange>
      </w:pPr>
      <w:r>
        <w:t>The 2024 Madeline Soto homicide investigation in Florida illustrates the scale problem and the AI response. The Orange County Sheriff's Office used Cellebrite to extract evidence from a phone the suspect had wiped twice. AI-powered media classification narrowed roughly 500,000 images to 100 relevant ones for human review. The case ended in 21 life sentences (</w:t>
      </w:r>
      <w:r>
        <w:rPr>
          <w:color w:val="0563C1"/>
          <w:u w:val="single"/>
        </w:rPr>
        <w:t>Cellebrite, 2026</w:t>
      </w:r>
      <w:r>
        <w:t>). Manual review of half a million images was never going to happen. AI made the case workable.</w:t>
      </w:r>
    </w:p>
    <w:p w14:paraId="10E64B58" w14:textId="77777777" w:rsidR="007316A8" w:rsidRDefault="00000000" w:rsidP="00974510">
      <w:pPr>
        <w:ind w:firstLine="720"/>
        <w:pPrChange w:id="98" w:author="Caquan Palmer" w:date="2026-04-29T16:04:00Z" w16du:dateUtc="2026-04-29T20:04:00Z">
          <w:pPr/>
        </w:pPrChange>
      </w:pPr>
      <w:r>
        <w:t>Hash verification remains the foundation of acquisition integrity. MD5 and SHA-256 hashing has been in routine use since the early 2000s. Modern platforms run hash verification automatically as a background process during acquisition and flag discrepancies immediately rather than waiting for manual review (</w:t>
      </w:r>
      <w:r>
        <w:rPr>
          <w:color w:val="0563C1"/>
          <w:u w:val="single"/>
        </w:rPr>
        <w:t>UNODC, 2018</w:t>
      </w:r>
      <w:r>
        <w:t>).</w:t>
      </w:r>
    </w:p>
    <w:p w14:paraId="6DE516FA" w14:textId="77777777" w:rsidR="007316A8" w:rsidRDefault="00000000" w:rsidP="00974510">
      <w:pPr>
        <w:pStyle w:val="Heading1"/>
        <w:jc w:val="center"/>
        <w:pPrChange w:id="99" w:author="Caquan Palmer" w:date="2026-04-29T16:06:00Z" w16du:dateUtc="2026-04-29T20:06:00Z">
          <w:pPr>
            <w:pStyle w:val="Heading1"/>
          </w:pPr>
        </w:pPrChange>
      </w:pPr>
      <w:r>
        <w:t>3. Registry, Timeline, and Memory Analysis</w:t>
      </w:r>
    </w:p>
    <w:p w14:paraId="08AF74E0" w14:textId="77777777" w:rsidR="007316A8" w:rsidRDefault="00000000" w:rsidP="00974510">
      <w:pPr>
        <w:ind w:firstLine="720"/>
        <w:pPrChange w:id="100" w:author="Caquan Palmer" w:date="2026-04-29T16:06:00Z" w16du:dateUtc="2026-04-29T20:06:00Z">
          <w:pPr/>
        </w:pPrChange>
      </w:pPr>
      <w:r>
        <w:t xml:space="preserve">The Windows Registry is one of the most information-dense forensic artifacts on a modern system. It holds records of USB device history, executed programs, persistence </w:t>
      </w:r>
      <w:r>
        <w:lastRenderedPageBreak/>
        <w:t>mechanisms, and user activity patterns (</w:t>
      </w:r>
      <w:r>
        <w:rPr>
          <w:color w:val="0563C1"/>
          <w:u w:val="single"/>
        </w:rPr>
        <w:t>ElcomSoft, 2026</w:t>
      </w:r>
      <w:r>
        <w:t>). Manual review across a typical installation is slow and error-prone. Research from the University of Gloucestershire applied machine learning to registry key value lengths to detect fileless malware — threats that hide in the registry rather than writing executables to disk (</w:t>
      </w:r>
      <w:r>
        <w:rPr>
          <w:color w:val="0563C1"/>
          <w:u w:val="single"/>
        </w:rPr>
        <w:t>University of Gloucestershire, 2025</w:t>
      </w:r>
      <w:r>
        <w:t>). Legitimate software produces predictable length distributions. Encoded malicious payloads in Run keys do not. ML flags the deviations.</w:t>
      </w:r>
    </w:p>
    <w:p w14:paraId="4E23792F" w14:textId="77777777" w:rsidR="007316A8" w:rsidRDefault="00000000" w:rsidP="00974510">
      <w:pPr>
        <w:ind w:firstLine="720"/>
        <w:pPrChange w:id="101" w:author="Caquan Palmer" w:date="2026-04-29T16:05:00Z" w16du:dateUtc="2026-04-29T20:05:00Z">
          <w:pPr/>
        </w:pPrChange>
      </w:pPr>
      <w:r>
        <w:t>Timeline reconstruction is where AI delivers the most immediate workflow gain. A defensible timeline integrates timestamps from NTFS, Windows Event Logs, registry keys, browser histories, mobile activity, and cloud services, normalizing format and timezone differences across sources. This was a manual job before AI. Magnet AXIOM's Timeline feature now ingests evidence across mobile, cloud, computer, and vehicle data simultaneously, correlates events, and surfaces relationships through its Connections feature (</w:t>
      </w:r>
      <w:r>
        <w:rPr>
          <w:color w:val="0563C1"/>
          <w:u w:val="single"/>
        </w:rPr>
        <w:t>Magnet AXIOM, 2025</w:t>
      </w:r>
      <w:r>
        <w:t>). In the Monroe County Operation Garmin investigation, automated timeline correlation across cellular photos, communications, and GPS data revealed a four-county theft network and led to multiple confessions (</w:t>
      </w:r>
      <w:r>
        <w:rPr>
          <w:color w:val="0563C1"/>
          <w:u w:val="single"/>
        </w:rPr>
        <w:t>Cellebrite, 2024</w:t>
      </w:r>
      <w:r>
        <w:t>).</w:t>
      </w:r>
    </w:p>
    <w:p w14:paraId="41ECE8AD" w14:textId="77777777" w:rsidR="007316A8" w:rsidRDefault="00000000" w:rsidP="00974510">
      <w:pPr>
        <w:ind w:firstLine="720"/>
        <w:pPrChange w:id="102" w:author="Caquan Palmer" w:date="2026-04-29T16:05:00Z" w16du:dateUtc="2026-04-29T20:05:00Z">
          <w:pPr/>
        </w:pPrChange>
      </w:pPr>
      <w:r>
        <w:t>For volatile memory, the Volatility Foundation's open-source framework remains the platform of choice for extracting evidence from RAM that never touches disk. The 2024 Volatility Plugin Contest highlighted automation work including the Linux Memory Diff plugin, which compares clean and infected memory images automatically rather than requiring manual byte-level review (</w:t>
      </w:r>
      <w:r>
        <w:rPr>
          <w:color w:val="0563C1"/>
          <w:u w:val="single"/>
        </w:rPr>
        <w:t>Volatility Foundation, 2025</w:t>
      </w:r>
      <w:r>
        <w:t>). Memory analysis matters because fileless malware and injected code are specifically designed to evade disk-based detection.</w:t>
      </w:r>
    </w:p>
    <w:p w14:paraId="38A6FE34" w14:textId="77777777" w:rsidR="007316A8" w:rsidRDefault="00000000" w:rsidP="00974510">
      <w:pPr>
        <w:pStyle w:val="Heading1"/>
        <w:jc w:val="center"/>
        <w:pPrChange w:id="103" w:author="Caquan Palmer" w:date="2026-04-29T16:05:00Z" w16du:dateUtc="2026-04-29T20:05:00Z">
          <w:pPr>
            <w:pStyle w:val="Heading1"/>
          </w:pPr>
        </w:pPrChange>
      </w:pPr>
      <w:r>
        <w:t>4. Chain of Custody Under AI</w:t>
      </w:r>
    </w:p>
    <w:p w14:paraId="7972E40F" w14:textId="77777777" w:rsidR="007316A8" w:rsidRDefault="00000000" w:rsidP="00974510">
      <w:pPr>
        <w:ind w:firstLine="720"/>
        <w:pPrChange w:id="104" w:author="Caquan Palmer" w:date="2026-04-29T16:05:00Z" w16du:dateUtc="2026-04-29T20:05:00Z">
          <w:pPr/>
        </w:pPrChange>
      </w:pPr>
      <w:r>
        <w:t>Chain of custody is the documented record of who accessed digital evidence, when, and why. A broken or questionable chain can render dispositive evidence inadmissible. AI changes the question in two directions at once. It strengthens integrity through automation, and it introduces new risks the framework was not designed for.</w:t>
      </w:r>
    </w:p>
    <w:p w14:paraId="47A4051E" w14:textId="77777777" w:rsidR="007316A8" w:rsidRDefault="00000000" w:rsidP="00974510">
      <w:pPr>
        <w:ind w:firstLine="720"/>
        <w:pPrChange w:id="105" w:author="Caquan Palmer" w:date="2026-04-29T16:05:00Z" w16du:dateUtc="2026-04-29T20:05:00Z">
          <w:pPr/>
        </w:pPrChange>
      </w:pPr>
      <w:r>
        <w:t>A 2025 study published through Sciety evaluated a blockchain-AI integrated chain of custody framework using Hyperledger Fabric and Ethereum testnet (</w:t>
      </w:r>
      <w:r>
        <w:rPr>
          <w:color w:val="0563C1"/>
          <w:u w:val="single"/>
        </w:rPr>
        <w:t>Sciety, 2025</w:t>
      </w:r>
      <w:r>
        <w:t>). The blockchain-only baseline achieved 99.6% integrity validation. Adding AI anomaly detection brought that to 100%, with 60.7% lower latency and an F1 score of 0.965 on the AI subsystem. Smart contracts automated registration, custody verification, and access logging. Each evidence asset received a cryptographic hash, and any alteration triggered an immediate mismatch. Federal Rules of Evidence 902(13)–(14) already permit self-authentication of electronic evidence generated through reliable systems, and blockchain meets the requirement through certified hashes and timestamping (</w:t>
      </w:r>
      <w:r>
        <w:rPr>
          <w:color w:val="0563C1"/>
          <w:u w:val="single"/>
        </w:rPr>
        <w:t>OpenFox, 2025</w:t>
      </w:r>
      <w:r>
        <w:t>).</w:t>
      </w:r>
    </w:p>
    <w:p w14:paraId="7A651880" w14:textId="77777777" w:rsidR="007316A8" w:rsidRDefault="00000000" w:rsidP="00616B90">
      <w:pPr>
        <w:ind w:firstLine="720"/>
        <w:pPrChange w:id="106" w:author="Caquan Palmer" w:date="2026-04-29T16:12:00Z" w16du:dateUtc="2026-04-29T20:12:00Z">
          <w:pPr/>
        </w:pPrChange>
      </w:pPr>
      <w:r>
        <w:t xml:space="preserve">The risk side is deepfakes. AI-generated synthetic media now enters criminal proceedings on both sides. Fabricated evidence is introduced as authentic. Authentic evidence is </w:t>
      </w:r>
      <w:r>
        <w:lastRenderedPageBreak/>
        <w:t>challenged as fake. Magnet Copilot's deepfake detection is integrated into the AXIOM workflow, and NIST's GenAI Challenge program (April 2024) is developing benchmarks for AI-generated content detection (</w:t>
      </w:r>
      <w:r>
        <w:rPr>
          <w:color w:val="0563C1"/>
          <w:u w:val="single"/>
        </w:rPr>
        <w:t>NIST, 2024</w:t>
      </w:r>
      <w:r>
        <w:t>). The arms race is active and ongoing.</w:t>
      </w:r>
    </w:p>
    <w:p w14:paraId="1369E714" w14:textId="77777777" w:rsidR="007316A8" w:rsidRDefault="00000000">
      <w:r>
        <w:t>The deeper challenge is explainability. Traditional forensic methods are transparent. An examiner can explain which registry key was searched, what was found, and how it was interpreted. Deep learning models that classify images or detect anomalies may reach correct conclusions through processes that are not easily explicable to a defense attorney or jury. Chain of custody documentation needs to record not just what the AI concluded but how, with enough specificity to allow independent review. Current platforms address this partially. The standards are still developing.</w:t>
      </w:r>
    </w:p>
    <w:p w14:paraId="60D2B86A" w14:textId="77777777" w:rsidR="007316A8" w:rsidRDefault="00000000" w:rsidP="00974510">
      <w:pPr>
        <w:pStyle w:val="Heading1"/>
        <w:jc w:val="center"/>
        <w:pPrChange w:id="107" w:author="Caquan Palmer" w:date="2026-04-29T16:05:00Z" w16du:dateUtc="2026-04-29T20:05:00Z">
          <w:pPr>
            <w:pStyle w:val="Heading1"/>
          </w:pPr>
        </w:pPrChange>
      </w:pPr>
      <w:r>
        <w:t>5. Error Rates That Matter</w:t>
      </w:r>
    </w:p>
    <w:p w14:paraId="0EF9A5A9" w14:textId="77777777" w:rsidR="007316A8" w:rsidRDefault="00000000" w:rsidP="00974510">
      <w:pPr>
        <w:ind w:firstLine="720"/>
        <w:pPrChange w:id="108" w:author="Caquan Palmer" w:date="2026-04-29T16:05:00Z" w16du:dateUtc="2026-04-29T20:05:00Z">
          <w:pPr/>
        </w:pPrChange>
      </w:pPr>
      <w:r>
        <w:t>The Daubert standard and the amended Federal Rule of Evidence 702 require that any expert methodology have a known or knowable error rate. For forensic AI this is not academic. It is the gate at which AI evidence either enters the record or does not.</w:t>
      </w:r>
    </w:p>
    <w:p w14:paraId="1A54EE22" w14:textId="77777777" w:rsidR="007316A8" w:rsidRDefault="00000000" w:rsidP="00974510">
      <w:pPr>
        <w:ind w:firstLine="720"/>
        <w:pPrChange w:id="109" w:author="Caquan Palmer" w:date="2026-04-29T16:05:00Z" w16du:dateUtc="2026-04-29T20:05:00Z">
          <w:pPr/>
        </w:pPrChange>
      </w:pPr>
      <w:r>
        <w:t>For core forensic acquisition platforms — FTK, EnCase, Autopsy, AXIOM — the news is good. A 2025 PLOS One study of FTK, Forensic MagiCube, Autopsy, and ProDiscover Basic across preservation, deleted file recovery, and artifact search found 0% error rates across all three scenarios, with hash verification confirming identical MD5 and SHA-1 values across repeated test runs (</w:t>
      </w:r>
      <w:r>
        <w:rPr>
          <w:color w:val="0563C1"/>
          <w:u w:val="single"/>
        </w:rPr>
        <w:t>PLOS One, 2025</w:t>
      </w:r>
      <w:r>
        <w:t>). NIST's CFTT methodology supports this. SHA-1 hash verification carries a 1-in-2^80 probability that an undetected alteration would slip through (</w:t>
      </w:r>
      <w:r>
        <w:rPr>
          <w:color w:val="0563C1"/>
          <w:u w:val="single"/>
        </w:rPr>
        <w:t>NIST CFTT</w:t>
      </w:r>
      <w:r>
        <w:t>). The differentiator across major platforms is speed and AI-assisted analysis depth, not accuracy in controlled conditions.</w:t>
      </w:r>
    </w:p>
    <w:tbl>
      <w:tblPr>
        <w:tblStyle w:val="TableGrid"/>
        <w:tblW w:w="0" w:type="auto"/>
        <w:tblLook w:val="04A0" w:firstRow="1" w:lastRow="0" w:firstColumn="1" w:lastColumn="0" w:noHBand="0" w:noVBand="1"/>
      </w:tblPr>
      <w:tblGrid>
        <w:gridCol w:w="1727"/>
        <w:gridCol w:w="1727"/>
        <w:gridCol w:w="1726"/>
        <w:gridCol w:w="1725"/>
        <w:gridCol w:w="1725"/>
      </w:tblGrid>
      <w:tr w:rsidR="007316A8" w14:paraId="41D5D8F2" w14:textId="77777777">
        <w:tc>
          <w:tcPr>
            <w:tcW w:w="1728" w:type="dxa"/>
          </w:tcPr>
          <w:p w14:paraId="4740487F" w14:textId="77777777" w:rsidR="007316A8" w:rsidRDefault="00000000">
            <w:r>
              <w:rPr>
                <w:b/>
              </w:rPr>
              <w:t>Tool</w:t>
            </w:r>
          </w:p>
        </w:tc>
        <w:tc>
          <w:tcPr>
            <w:tcW w:w="1728" w:type="dxa"/>
          </w:tcPr>
          <w:p w14:paraId="082A082E" w14:textId="77777777" w:rsidR="007316A8" w:rsidRDefault="00000000">
            <w:r>
              <w:rPr>
                <w:b/>
              </w:rPr>
              <w:t>Preservation</w:t>
            </w:r>
          </w:p>
        </w:tc>
        <w:tc>
          <w:tcPr>
            <w:tcW w:w="1728" w:type="dxa"/>
          </w:tcPr>
          <w:p w14:paraId="4F889098" w14:textId="77777777" w:rsidR="007316A8" w:rsidRDefault="00000000">
            <w:r>
              <w:rPr>
                <w:b/>
              </w:rPr>
              <w:t>Deleted Recovery</w:t>
            </w:r>
          </w:p>
        </w:tc>
        <w:tc>
          <w:tcPr>
            <w:tcW w:w="1728" w:type="dxa"/>
          </w:tcPr>
          <w:p w14:paraId="452006C9" w14:textId="77777777" w:rsidR="007316A8" w:rsidRDefault="00000000">
            <w:r>
              <w:rPr>
                <w:b/>
              </w:rPr>
              <w:t>Artifact Search</w:t>
            </w:r>
          </w:p>
        </w:tc>
        <w:tc>
          <w:tcPr>
            <w:tcW w:w="1728" w:type="dxa"/>
          </w:tcPr>
          <w:p w14:paraId="78B1389D" w14:textId="77777777" w:rsidR="007316A8" w:rsidRDefault="00000000">
            <w:r>
              <w:rPr>
                <w:b/>
              </w:rPr>
              <w:t>Avg. Time</w:t>
            </w:r>
          </w:p>
        </w:tc>
      </w:tr>
      <w:tr w:rsidR="007316A8" w14:paraId="49A60507" w14:textId="77777777">
        <w:tc>
          <w:tcPr>
            <w:tcW w:w="1728" w:type="dxa"/>
          </w:tcPr>
          <w:p w14:paraId="43F083C5" w14:textId="77777777" w:rsidR="007316A8" w:rsidRDefault="00000000">
            <w:r>
              <w:t>FTK (Commercial)</w:t>
            </w:r>
          </w:p>
        </w:tc>
        <w:tc>
          <w:tcPr>
            <w:tcW w:w="1728" w:type="dxa"/>
          </w:tcPr>
          <w:p w14:paraId="7CFBFDD2" w14:textId="77777777" w:rsidR="007316A8" w:rsidRDefault="00000000">
            <w:r>
              <w:t>0% error</w:t>
            </w:r>
          </w:p>
        </w:tc>
        <w:tc>
          <w:tcPr>
            <w:tcW w:w="1728" w:type="dxa"/>
          </w:tcPr>
          <w:p w14:paraId="6A4558A6" w14:textId="77777777" w:rsidR="007316A8" w:rsidRDefault="00000000">
            <w:r>
              <w:t>0%</w:t>
            </w:r>
          </w:p>
        </w:tc>
        <w:tc>
          <w:tcPr>
            <w:tcW w:w="1728" w:type="dxa"/>
          </w:tcPr>
          <w:p w14:paraId="0166BFC9" w14:textId="77777777" w:rsidR="007316A8" w:rsidRDefault="00000000">
            <w:r>
              <w:t>0%</w:t>
            </w:r>
          </w:p>
        </w:tc>
        <w:tc>
          <w:tcPr>
            <w:tcW w:w="1728" w:type="dxa"/>
          </w:tcPr>
          <w:p w14:paraId="5DD82F93" w14:textId="77777777" w:rsidR="007316A8" w:rsidRDefault="00000000">
            <w:r>
              <w:t>4.1 min</w:t>
            </w:r>
          </w:p>
        </w:tc>
      </w:tr>
      <w:tr w:rsidR="007316A8" w14:paraId="16304FBD" w14:textId="77777777">
        <w:tc>
          <w:tcPr>
            <w:tcW w:w="1728" w:type="dxa"/>
          </w:tcPr>
          <w:p w14:paraId="011BAEB2" w14:textId="77777777" w:rsidR="007316A8" w:rsidRDefault="00000000">
            <w:r>
              <w:t>Forensic MagiCube</w:t>
            </w:r>
          </w:p>
        </w:tc>
        <w:tc>
          <w:tcPr>
            <w:tcW w:w="1728" w:type="dxa"/>
          </w:tcPr>
          <w:p w14:paraId="1E098B47" w14:textId="77777777" w:rsidR="007316A8" w:rsidRDefault="00000000">
            <w:r>
              <w:t>0%</w:t>
            </w:r>
          </w:p>
        </w:tc>
        <w:tc>
          <w:tcPr>
            <w:tcW w:w="1728" w:type="dxa"/>
          </w:tcPr>
          <w:p w14:paraId="6F30E780" w14:textId="77777777" w:rsidR="007316A8" w:rsidRDefault="00000000">
            <w:r>
              <w:t>0%</w:t>
            </w:r>
          </w:p>
        </w:tc>
        <w:tc>
          <w:tcPr>
            <w:tcW w:w="1728" w:type="dxa"/>
          </w:tcPr>
          <w:p w14:paraId="422E147F" w14:textId="77777777" w:rsidR="007316A8" w:rsidRDefault="00000000">
            <w:r>
              <w:t>0%</w:t>
            </w:r>
          </w:p>
        </w:tc>
        <w:tc>
          <w:tcPr>
            <w:tcW w:w="1728" w:type="dxa"/>
          </w:tcPr>
          <w:p w14:paraId="7CD51916" w14:textId="77777777" w:rsidR="007316A8" w:rsidRDefault="00000000">
            <w:r>
              <w:t>6.1 min</w:t>
            </w:r>
          </w:p>
        </w:tc>
      </w:tr>
      <w:tr w:rsidR="007316A8" w14:paraId="0768C7F5" w14:textId="77777777">
        <w:tc>
          <w:tcPr>
            <w:tcW w:w="1728" w:type="dxa"/>
          </w:tcPr>
          <w:p w14:paraId="566FCB1E" w14:textId="77777777" w:rsidR="007316A8" w:rsidRDefault="00000000">
            <w:r>
              <w:t>Autopsy (Open-Source)</w:t>
            </w:r>
          </w:p>
        </w:tc>
        <w:tc>
          <w:tcPr>
            <w:tcW w:w="1728" w:type="dxa"/>
          </w:tcPr>
          <w:p w14:paraId="19D0265A" w14:textId="77777777" w:rsidR="007316A8" w:rsidRDefault="00000000">
            <w:r>
              <w:t>0%</w:t>
            </w:r>
          </w:p>
        </w:tc>
        <w:tc>
          <w:tcPr>
            <w:tcW w:w="1728" w:type="dxa"/>
          </w:tcPr>
          <w:p w14:paraId="615C061D" w14:textId="77777777" w:rsidR="007316A8" w:rsidRDefault="00000000">
            <w:r>
              <w:t>0%</w:t>
            </w:r>
          </w:p>
        </w:tc>
        <w:tc>
          <w:tcPr>
            <w:tcW w:w="1728" w:type="dxa"/>
          </w:tcPr>
          <w:p w14:paraId="226361F3" w14:textId="77777777" w:rsidR="007316A8" w:rsidRDefault="00000000">
            <w:r>
              <w:t>0%</w:t>
            </w:r>
          </w:p>
        </w:tc>
        <w:tc>
          <w:tcPr>
            <w:tcW w:w="1728" w:type="dxa"/>
          </w:tcPr>
          <w:p w14:paraId="59B171D4" w14:textId="77777777" w:rsidR="007316A8" w:rsidRDefault="00000000">
            <w:r>
              <w:t>21.2 min</w:t>
            </w:r>
          </w:p>
        </w:tc>
      </w:tr>
      <w:tr w:rsidR="007316A8" w14:paraId="77238463" w14:textId="77777777">
        <w:tc>
          <w:tcPr>
            <w:tcW w:w="1728" w:type="dxa"/>
          </w:tcPr>
          <w:p w14:paraId="59CBB1BB" w14:textId="77777777" w:rsidR="007316A8" w:rsidRDefault="00000000">
            <w:r>
              <w:t>ProDiscover Basic</w:t>
            </w:r>
          </w:p>
        </w:tc>
        <w:tc>
          <w:tcPr>
            <w:tcW w:w="1728" w:type="dxa"/>
          </w:tcPr>
          <w:p w14:paraId="766E47D2" w14:textId="77777777" w:rsidR="007316A8" w:rsidRDefault="00000000">
            <w:r>
              <w:t>0%</w:t>
            </w:r>
          </w:p>
        </w:tc>
        <w:tc>
          <w:tcPr>
            <w:tcW w:w="1728" w:type="dxa"/>
          </w:tcPr>
          <w:p w14:paraId="7FC62AE9" w14:textId="77777777" w:rsidR="007316A8" w:rsidRDefault="00000000">
            <w:r>
              <w:t>0% (via Autopsy)</w:t>
            </w:r>
          </w:p>
        </w:tc>
        <w:tc>
          <w:tcPr>
            <w:tcW w:w="1728" w:type="dxa"/>
          </w:tcPr>
          <w:p w14:paraId="706934F0" w14:textId="77777777" w:rsidR="007316A8" w:rsidRDefault="00000000">
            <w:r>
              <w:t>N/A</w:t>
            </w:r>
          </w:p>
        </w:tc>
        <w:tc>
          <w:tcPr>
            <w:tcW w:w="1728" w:type="dxa"/>
          </w:tcPr>
          <w:p w14:paraId="0F20C49D" w14:textId="77777777" w:rsidR="007316A8" w:rsidRDefault="00000000">
            <w:r>
              <w:t>7.4 min</w:t>
            </w:r>
          </w:p>
        </w:tc>
      </w:tr>
    </w:tbl>
    <w:p w14:paraId="289AC380" w14:textId="77777777" w:rsidR="007316A8" w:rsidRDefault="00000000">
      <w:r>
        <w:t xml:space="preserve">Source: </w:t>
      </w:r>
      <w:r>
        <w:rPr>
          <w:color w:val="0563C1"/>
          <w:u w:val="single"/>
        </w:rPr>
        <w:t>PLOS One, 2025</w:t>
      </w:r>
    </w:p>
    <w:p w14:paraId="544AD0F4" w14:textId="77777777" w:rsidR="007316A8" w:rsidRDefault="00000000">
      <w:r>
        <w:t>The picture changes for AI classifiers. Deepfake detection is the most error-prone category. The Deepfake-Eval-2024 benchmark — the first dataset using real in-the-wild deepfakes from 2024 social media — produced striking results. Open-source models suffered roughly a 50% AUC drop versus prior academic benchmarks. Human accuracy on high-quality video fakes was 24.5%. Commercial systems performed better at around 78% on video and 89% on audio, but vendor-</w:t>
      </w:r>
      <w:r>
        <w:lastRenderedPageBreak/>
        <w:t>stated rates of 99.6% under controlled conditions did not reproduce in independent testing (</w:t>
      </w:r>
      <w:r>
        <w:rPr>
          <w:color w:val="0563C1"/>
          <w:u w:val="single"/>
        </w:rPr>
        <w:t>arXiv, 2025</w:t>
      </w:r>
      <w:r>
        <w:t xml:space="preserve">; </w:t>
      </w:r>
      <w:r>
        <w:rPr>
          <w:color w:val="0563C1"/>
          <w:u w:val="single"/>
        </w:rPr>
        <w:t>Ceartas, 2025</w:t>
      </w:r>
      <w:r>
        <w:t>). The practical implication is clear. Deepfake detection is a triage and flagging tool, not a determinative classifier.</w:t>
      </w:r>
    </w:p>
    <w:p w14:paraId="553EF71B" w14:textId="77777777" w:rsidR="007316A8" w:rsidRDefault="00000000" w:rsidP="00974510">
      <w:pPr>
        <w:ind w:firstLine="720"/>
        <w:pPrChange w:id="110" w:author="Caquan Palmer" w:date="2026-04-29T16:05:00Z" w16du:dateUtc="2026-04-29T20:05:00Z">
          <w:pPr/>
        </w:pPrChange>
      </w:pPr>
      <w:r>
        <w:t>CSAM detection splits into two distinct error profiles. For known CSAM hash matching with PhotoDNA, the theoretical false-positive rate is roughly 1 in 50 billion (</w:t>
      </w:r>
      <w:r>
        <w:rPr>
          <w:color w:val="0563C1"/>
          <w:u w:val="single"/>
        </w:rPr>
        <w:t>EDRi, 2023</w:t>
      </w:r>
      <w:r>
        <w:t>). Operational rates are higher because perceptual hashing tolerates variation by design. A LinkedIn deployment study cited by EDRi found that only 41% of PhotoDNA-flagged content actually constituted illegal material under EU definitions. For AI classification of previously unknown CSAM, error rates are substantially higher. The best methods achieve 93.9% true positive but 35% false positive on general image datasets (</w:t>
      </w:r>
      <w:r>
        <w:rPr>
          <w:color w:val="0563C1"/>
          <w:u w:val="single"/>
        </w:rPr>
        <w:t>arXiv, 2025</w:t>
      </w:r>
      <w:r>
        <w:t>). This is why the Madeline Soto workflow — AI narrows 500,000 to 100, humans make every evidentiary call on those 100 — is the architecturally correct deployment.</w:t>
      </w:r>
    </w:p>
    <w:p w14:paraId="6B9AB82C" w14:textId="77777777" w:rsidR="007316A8" w:rsidRDefault="00000000" w:rsidP="00974510">
      <w:pPr>
        <w:pStyle w:val="Heading1"/>
        <w:jc w:val="center"/>
        <w:pPrChange w:id="111" w:author="Caquan Palmer" w:date="2026-04-29T16:05:00Z" w16du:dateUtc="2026-04-29T20:05:00Z">
          <w:pPr>
            <w:pStyle w:val="Heading1"/>
          </w:pPr>
        </w:pPrChange>
      </w:pPr>
      <w:r>
        <w:t>6. Legal Admissibility</w:t>
      </w:r>
    </w:p>
    <w:p w14:paraId="2998695F" w14:textId="77777777" w:rsidR="007316A8" w:rsidRDefault="00000000" w:rsidP="00974510">
      <w:pPr>
        <w:ind w:firstLine="720"/>
        <w:pPrChange w:id="112" w:author="Caquan Palmer" w:date="2026-04-29T16:05:00Z" w16du:dateUtc="2026-04-29T20:05:00Z">
          <w:pPr/>
        </w:pPrChange>
      </w:pPr>
      <w:r>
        <w:t xml:space="preserve">The Daubert standard, established in </w:t>
      </w:r>
      <w:r>
        <w:rPr>
          <w:i/>
        </w:rPr>
        <w:t>Daubert v. Merrell Dow Pharmaceuticals</w:t>
      </w:r>
      <w:r>
        <w:t xml:space="preserve"> (1993), requires that expert methodology be testable, peer-reviewed, associated with a known error rate, supported by maintained operational standards, and generally accepted in the relevant scientific community. Federal Rule of Evidence 702 was amended effective December 1, 2023 to make these reliability findings explicit rather than leaving them to deference (</w:t>
      </w:r>
      <w:r>
        <w:rPr>
          <w:color w:val="0563C1"/>
          <w:u w:val="single"/>
        </w:rPr>
        <w:t>Michigan Bar Journal, 2024</w:t>
      </w:r>
      <w:r>
        <w:t>).</w:t>
      </w:r>
    </w:p>
    <w:p w14:paraId="570F1EE0" w14:textId="77777777" w:rsidR="007316A8" w:rsidRDefault="00000000" w:rsidP="00974510">
      <w:pPr>
        <w:ind w:firstLine="720"/>
        <w:pPrChange w:id="113" w:author="Caquan Palmer" w:date="2026-04-29T16:05:00Z" w16du:dateUtc="2026-04-29T20:05:00Z">
          <w:pPr/>
        </w:pPrChange>
      </w:pPr>
      <w:r>
        <w:t>A new rule is in proposal. Federal Rule of Evidence 707 — "Machine-Generated Evidence" — would apply Rule 702 standards to AI-derived evidence introduced without an expert witness (</w:t>
      </w:r>
      <w:r>
        <w:rPr>
          <w:color w:val="0563C1"/>
          <w:u w:val="single"/>
        </w:rPr>
        <w:t>Meyers Nave, 2026</w:t>
      </w:r>
      <w:r>
        <w:t>). A parallel amendment to Rule 901 would shift authentication burden when evidence is challenged as AI-fabricated, requiring the proponent to show it is "more likely than not authentic" (</w:t>
      </w:r>
      <w:r>
        <w:rPr>
          <w:color w:val="0563C1"/>
          <w:u w:val="single"/>
        </w:rPr>
        <w:t>Quinn Emanuel, 2025</w:t>
      </w:r>
      <w:r>
        <w:t>).</w:t>
      </w:r>
    </w:p>
    <w:p w14:paraId="7A206E82" w14:textId="77777777" w:rsidR="007316A8" w:rsidRDefault="00000000" w:rsidP="00974510">
      <w:pPr>
        <w:ind w:firstLine="720"/>
        <w:pPrChange w:id="114" w:author="Caquan Palmer" w:date="2026-04-29T16:05:00Z" w16du:dateUtc="2026-04-29T20:05:00Z">
          <w:pPr/>
        </w:pPrChange>
      </w:pPr>
      <w:r>
        <w:rPr>
          <w:i/>
        </w:rPr>
        <w:t>Washington v. Puloka</w:t>
      </w:r>
      <w:r>
        <w:t xml:space="preserve"> (2024) was the first known judicial decision on the admissibility of AI-enhanced video in a criminal case. The court excluded the evidence under Washington's Frye standard because the specific AI tool had not been peer-reviewed in the forensic video community, the methodology had not achieved general acceptance, and the proponent failed to disclose how the AI model arrived at its enhancement decisions (</w:t>
      </w:r>
      <w:r>
        <w:rPr>
          <w:color w:val="0563C1"/>
          <w:u w:val="single"/>
        </w:rPr>
        <w:t>Maryland State Bar Association, 2024</w:t>
      </w:r>
      <w:r>
        <w:t>). The court did not hold AI evidence categorically inadmissible. It held that AI evidence must meet the same standards applied to any other expert methodology.</w:t>
      </w:r>
    </w:p>
    <w:p w14:paraId="493C6A16" w14:textId="77777777" w:rsidR="007316A8" w:rsidRDefault="00000000" w:rsidP="00974510">
      <w:pPr>
        <w:ind w:firstLine="720"/>
        <w:pPrChange w:id="115" w:author="Caquan Palmer" w:date="2026-04-29T16:05:00Z" w16du:dateUtc="2026-04-29T20:05:00Z">
          <w:pPr/>
        </w:pPrChange>
      </w:pPr>
      <w:r>
        <w:t xml:space="preserve">The DOJ's December 2024 report </w:t>
      </w:r>
      <w:r>
        <w:rPr>
          <w:i/>
        </w:rPr>
        <w:t>Artificial Intelligence and Criminal Justice</w:t>
      </w:r>
      <w:r>
        <w:t xml:space="preserve"> identified clear AI policies, human expert oversight, rigorous validation, and regular auditing as the requirements for forensic AI to produce legally admissible results (</w:t>
      </w:r>
      <w:r>
        <w:rPr>
          <w:color w:val="0563C1"/>
          <w:u w:val="single"/>
        </w:rPr>
        <w:t>DOJ, 2024</w:t>
      </w:r>
      <w:r>
        <w:t xml:space="preserve">). NIST's 2025 </w:t>
      </w:r>
      <w:r>
        <w:rPr>
          <w:i/>
        </w:rPr>
        <w:t>Validation in Forensic Science</w:t>
      </w:r>
      <w:r>
        <w:t xml:space="preserve"> (NISTIR 8589) provides the framework for documenting AI method validation in line with ISO/IEC standards (</w:t>
      </w:r>
      <w:r>
        <w:rPr>
          <w:color w:val="0563C1"/>
          <w:u w:val="single"/>
        </w:rPr>
        <w:t>NIST, 2025</w:t>
      </w:r>
      <w:r>
        <w:t>).</w:t>
      </w:r>
    </w:p>
    <w:p w14:paraId="2DBEA762" w14:textId="77777777" w:rsidR="007316A8" w:rsidRDefault="00000000" w:rsidP="00974510">
      <w:pPr>
        <w:pStyle w:val="Heading1"/>
        <w:jc w:val="center"/>
        <w:pPrChange w:id="116" w:author="Caquan Palmer" w:date="2026-04-29T16:05:00Z" w16du:dateUtc="2026-04-29T20:05:00Z">
          <w:pPr>
            <w:pStyle w:val="Heading1"/>
          </w:pPr>
        </w:pPrChange>
      </w:pPr>
      <w:r>
        <w:lastRenderedPageBreak/>
        <w:t>7. The Objection and the Rebuttal</w:t>
      </w:r>
    </w:p>
    <w:p w14:paraId="062828D5" w14:textId="77777777" w:rsidR="007316A8" w:rsidRDefault="00000000" w:rsidP="00974510">
      <w:pPr>
        <w:ind w:firstLine="720"/>
        <w:pPrChange w:id="117" w:author="Caquan Palmer" w:date="2026-04-29T16:05:00Z" w16du:dateUtc="2026-04-29T20:05:00Z">
          <w:pPr/>
        </w:pPrChange>
      </w:pPr>
      <w:r>
        <w:t xml:space="preserve">The strongest argument against deploying AI in forensic pipelines comes from credentialed legal scholars and forensic academics. Brandon Garrett and Cynthia Rudin of Duke University, writing in </w:t>
      </w:r>
      <w:r>
        <w:rPr>
          <w:i/>
        </w:rPr>
        <w:t>PNAS</w:t>
      </w:r>
      <w:r>
        <w:t xml:space="preserve"> (2023), argued that black-box AI cannot be meaningfully cross-examined. An expert witness who relied on an opaque model cannot explain the conclusions that model reached (</w:t>
      </w:r>
      <w:r>
        <w:rPr>
          <w:color w:val="0563C1"/>
          <w:u w:val="single"/>
        </w:rPr>
        <w:t>Garrett &amp; Rudin, 2023</w:t>
      </w:r>
      <w:r>
        <w:t>). This connects to the Sixth Amendment Confrontation Clause. A defendant has the constitutional right to confront adverse witnesses, but the right loses meaning when the decisive inference came from an algorithm no one can explain.</w:t>
      </w:r>
    </w:p>
    <w:p w14:paraId="4DB318C5" w14:textId="77777777" w:rsidR="007316A8" w:rsidRDefault="00000000" w:rsidP="00974510">
      <w:pPr>
        <w:ind w:firstLine="720"/>
        <w:pPrChange w:id="118" w:author="Caquan Palmer" w:date="2026-04-29T16:05:00Z" w16du:dateUtc="2026-04-29T20:05:00Z">
          <w:pPr/>
        </w:pPrChange>
      </w:pPr>
      <w:r>
        <w:t>Three other concerns extend the objection. AI systems trained nondeterministically and updated continuously introduce non-reproducible analysis steps into forensic records. Models validated in laboratory conditions degrade significantly on real-world evidence — the Deepfake-Eval-2024 50% AUC drop is one example among many. And courts have shown variable technical literacy when evaluating AI evidence under Daubert review.</w:t>
      </w:r>
    </w:p>
    <w:p w14:paraId="6ACA098B" w14:textId="65899823" w:rsidR="007316A8" w:rsidRDefault="00000000" w:rsidP="00974510">
      <w:pPr>
        <w:ind w:firstLine="720"/>
        <w:pPrChange w:id="119" w:author="Caquan Palmer" w:date="2026-04-29T16:05:00Z" w16du:dateUtc="2026-04-29T20:05:00Z">
          <w:pPr/>
        </w:pPrChange>
      </w:pPr>
      <w:r>
        <w:t>These objections are real. They are also addressable, and the answer is not to exclude AI from forensic work but to hold it to the same validation standards applied to any other expert methodology.</w:t>
      </w:r>
    </w:p>
    <w:p w14:paraId="63DCFA60" w14:textId="77777777" w:rsidR="007316A8" w:rsidRDefault="00000000" w:rsidP="00974510">
      <w:pPr>
        <w:ind w:firstLine="720"/>
        <w:pPrChange w:id="120" w:author="Caquan Palmer" w:date="2026-04-29T16:05:00Z" w16du:dateUtc="2026-04-29T20:05:00Z">
          <w:pPr/>
        </w:pPrChange>
      </w:pPr>
      <w:r>
        <w:rPr>
          <w:i/>
        </w:rPr>
        <w:t>Explainable AI resolves the cross-examination problem.</w:t>
      </w:r>
      <w:r>
        <w:t xml:space="preserve"> The Garrett-Rudin paper itself argues for a "glass box" presumption: interpretable AI models that disclose their reasoning are not only legally compliant but often more accurate than black-box alternatives. Research published in the </w:t>
      </w:r>
      <w:r>
        <w:rPr>
          <w:i/>
        </w:rPr>
        <w:t>Journal of Forensic Science and Research</w:t>
      </w:r>
      <w:r>
        <w:t xml:space="preserve"> (2025) demonstrated an XAI system combining deep learning with SHAP and LIME that achieved higher precision and fewer false positives than rule-based forensic tools while providing both global feature-impact explanations and case-specific rationales rated as clear and actionable by analysts and legal professionals (</w:t>
      </w:r>
      <w:r>
        <w:rPr>
          <w:color w:val="0563C1"/>
          <w:u w:val="single"/>
        </w:rPr>
        <w:t>JFSR, 2025</w:t>
      </w:r>
      <w:r>
        <w:t>). When an AI system can say in plain language which artifacts drove a classification — "atypical file access outside normal hours, failed login sequences from a non-standard IP, anomalous file transfer volume" — the cross-examination concern dissolves.</w:t>
      </w:r>
    </w:p>
    <w:p w14:paraId="2F7E2FD5" w14:textId="77777777" w:rsidR="007316A8" w:rsidRDefault="00000000" w:rsidP="00974510">
      <w:pPr>
        <w:ind w:firstLine="720"/>
        <w:pPrChange w:id="121" w:author="Caquan Palmer" w:date="2026-04-29T16:05:00Z" w16du:dateUtc="2026-04-29T20:05:00Z">
          <w:pPr/>
        </w:pPrChange>
      </w:pPr>
      <w:r>
        <w:rPr>
          <w:i/>
        </w:rPr>
        <w:t>Audit trails and version control address reproducibility.</w:t>
      </w:r>
      <w:r>
        <w:t xml:space="preserve"> The blockchain-AI frameworks reviewed in Section 4 already demonstrate cryptographic logging that achieves 100% integrity validation. Applying the same principle to AI model version control — recording exact model version, training data provenance, hyperparameters, input hash, and output at the moment of analysis — closes the reproducibility gap (</w:t>
      </w:r>
      <w:r>
        <w:rPr>
          <w:color w:val="0563C1"/>
          <w:u w:val="single"/>
        </w:rPr>
        <w:t>Sciety, 2025</w:t>
      </w:r>
      <w:r>
        <w:t>).</w:t>
      </w:r>
    </w:p>
    <w:p w14:paraId="16FDDAFE" w14:textId="77777777" w:rsidR="007316A8" w:rsidRDefault="00000000" w:rsidP="00974510">
      <w:pPr>
        <w:ind w:firstLine="720"/>
        <w:pPrChange w:id="122" w:author="Caquan Palmer" w:date="2026-04-29T16:05:00Z" w16du:dateUtc="2026-04-29T20:05:00Z">
          <w:pPr/>
        </w:pPrChange>
      </w:pPr>
      <w:r>
        <w:rPr>
          <w:i/>
        </w:rPr>
        <w:t>Human-in-the-loop verification satisfies Daubert.</w:t>
      </w:r>
      <w:r>
        <w:t xml:space="preserve"> Daubert is not a prohibition on AI assistance. It is a reliability standard. Human-in-the-loop architecture requires a qualified examiner to review, validate, and sign off on every AI-generated conclusion before it enters the evidentiary record. AI is the analytical accelerant — triaging 500,000 images to 100, flagging anomalous network events, identifying registry deviations. The examiner makes the determination. The examiner can be cross-examined, can explain why they agree or disagree </w:t>
      </w:r>
      <w:r>
        <w:lastRenderedPageBreak/>
        <w:t>with the flag, and can cite the AI tool's validation history and XAI rationale as supporting material. This is the architecture already used in the highest-stakes forensic AI deployments, including the Orange County investigation. The DOJ's 2024 report endorses it as the framework for legally admissible forensic AI (</w:t>
      </w:r>
      <w:r>
        <w:rPr>
          <w:color w:val="0563C1"/>
          <w:u w:val="single"/>
        </w:rPr>
        <w:t>DOJ, 2024</w:t>
      </w:r>
      <w:r>
        <w:t>).</w:t>
      </w:r>
    </w:p>
    <w:p w14:paraId="23C7093C" w14:textId="77777777" w:rsidR="007316A8" w:rsidRDefault="00000000" w:rsidP="00616B90">
      <w:pPr>
        <w:ind w:firstLine="720"/>
        <w:pPrChange w:id="123" w:author="Caquan Palmer" w:date="2026-04-29T16:12:00Z" w16du:dateUtc="2026-04-29T20:12:00Z">
          <w:pPr/>
        </w:pPrChange>
      </w:pPr>
      <w:r>
        <w:t>The performance degradation concern calls for better benchmarking, not rejection. AI tools must be validated on representative real-world evidence before operational deployment, which is exactly what NIST's CFTT and NISTIR 8589 frameworks already require.</w:t>
      </w:r>
    </w:p>
    <w:p w14:paraId="25B9F6CD" w14:textId="77777777" w:rsidR="007316A8" w:rsidRDefault="00000000" w:rsidP="00616B90">
      <w:pPr>
        <w:ind w:firstLine="720"/>
        <w:pPrChange w:id="124" w:author="Caquan Palmer" w:date="2026-04-29T16:12:00Z" w16du:dateUtc="2026-04-29T20:12:00Z">
          <w:pPr/>
        </w:pPrChange>
      </w:pPr>
      <w:r>
        <w:t>The case against AI in forensic investigations rests on the absence of adequate implementation standards, not on any property of AI that makes it incompatible with forensic science. Where the standards are met, the evidence supports the technology.</w:t>
      </w:r>
    </w:p>
    <w:p w14:paraId="6A3DCC32" w14:textId="77777777" w:rsidR="007316A8" w:rsidRDefault="00000000" w:rsidP="00974510">
      <w:pPr>
        <w:pStyle w:val="Heading1"/>
        <w:jc w:val="center"/>
        <w:pPrChange w:id="125" w:author="Caquan Palmer" w:date="2026-04-29T16:05:00Z" w16du:dateUtc="2026-04-29T20:05:00Z">
          <w:pPr>
            <w:pStyle w:val="Heading1"/>
          </w:pPr>
        </w:pPrChange>
      </w:pPr>
      <w:r>
        <w:t>8. Conclusion</w:t>
      </w:r>
    </w:p>
    <w:p w14:paraId="5FCF7D11" w14:textId="77777777" w:rsidR="007316A8" w:rsidRDefault="00000000" w:rsidP="00974510">
      <w:pPr>
        <w:ind w:firstLine="720"/>
        <w:pPrChange w:id="126" w:author="Caquan Palmer" w:date="2026-04-29T16:05:00Z" w16du:dateUtc="2026-04-29T20:05:00Z">
          <w:pPr/>
        </w:pPrChange>
      </w:pPr>
      <w:r>
        <w:t>AI-assisted digital forensics is operational, not theoretical. The triage that narrowed 500,000 images to 100 in the Florida homicide case, the blockchain-AI frameworks reaching 100% chain of custody integrity, the LLM-assisted analysis tools that let examiners ask natural language questions of their evidence — all of it is in production use today.</w:t>
      </w:r>
    </w:p>
    <w:p w14:paraId="35FDEC63" w14:textId="77777777" w:rsidR="007316A8" w:rsidRDefault="00000000" w:rsidP="00974510">
      <w:pPr>
        <w:ind w:firstLine="720"/>
        <w:pPrChange w:id="127" w:author="Caquan Palmer" w:date="2026-04-29T16:05:00Z" w16du:dateUtc="2026-04-29T20:05:00Z">
          <w:pPr/>
        </w:pPrChange>
      </w:pPr>
      <w:r>
        <w:t>The trajectory does not reverse. Evidence volume grows. Manual workflow does not scale to it. AI is operationally necessary because the alternative is the three-to-four-week backlog and the 69% of investigators who already cannot review all the data in their cases.</w:t>
      </w:r>
    </w:p>
    <w:p w14:paraId="69626B6D" w14:textId="77777777" w:rsidR="007316A8" w:rsidRDefault="00000000" w:rsidP="00974510">
      <w:pPr>
        <w:ind w:firstLine="720"/>
        <w:pPrChange w:id="128" w:author="Caquan Palmer" w:date="2026-04-29T16:05:00Z" w16du:dateUtc="2026-04-29T20:05:00Z">
          <w:pPr/>
        </w:pPrChange>
      </w:pPr>
      <w:r>
        <w:t>The work ahead is not adoption. Adoption is happening. The work is making sure adoption is technically sound, legally defensible, and procedurally transparent. Federal Rule of Evidence 707, Daubert as applied to AI tools, and emerging state legislation collectively define a legal environment that demands AI forensic tools be validated, documented, and explainable to the same standards applied to any other expert methodology. The forensic community has to respond by embedding validation discipline — testing, error rate measurement, peer review, and explainable AI — at every stage of tool development and use.</w:t>
      </w:r>
    </w:p>
    <w:p w14:paraId="7FC03027" w14:textId="77777777" w:rsidR="007316A8" w:rsidRDefault="00000000" w:rsidP="00974510">
      <w:pPr>
        <w:ind w:firstLine="720"/>
        <w:pPrChange w:id="129" w:author="Caquan Palmer" w:date="2026-04-29T16:05:00Z" w16du:dateUtc="2026-04-29T20:05:00Z">
          <w:pPr/>
        </w:pPrChange>
      </w:pPr>
      <w:r>
        <w:t>The objections raised by Garrett, Rudin, and other scholars are serious. They are right about the risks. The answer is that those risks are addressable through XAI methods, immutable audit trails, model version control, and human-in-the-loop verification. The question is not whether to use AI in forensic investigations. The question is whether to use it responsibly.</w:t>
      </w:r>
    </w:p>
    <w:p w14:paraId="0B04362B" w14:textId="77777777" w:rsidR="007316A8" w:rsidRDefault="00000000" w:rsidP="00974510">
      <w:pPr>
        <w:ind w:firstLine="720"/>
        <w:rPr>
          <w:ins w:id="130" w:author="Caquan Palmer" w:date="2026-04-29T16:11:00Z" w16du:dateUtc="2026-04-29T20:11:00Z"/>
        </w:rPr>
      </w:pPr>
      <w:r>
        <w:t xml:space="preserve">For practitioners, the skill set is shifting. Understanding how to operate AI-powered forensic tools is no longer enough. Examiners need to understand how the tools work, what their error rates are, how their outputs can be challenged, and how to document their use for chain of custody. The error rate data from Section 5 — the 0% acquisition error of validated tools like FTK and Autopsy, the 50% real-world AUC drop in deepfake detection, the 35% false-positive rate in CSAM behavioral classifiers — is the vocabulary the field needs to explain AI limitations to courts, challenge AI evidence as defense counsel, and design workflows that hold </w:t>
      </w:r>
      <w:r>
        <w:lastRenderedPageBreak/>
        <w:t>up under scrutiny. The examiner who can explain a deep learning classifier to a skeptical jury, ground it in validated methodology and documented error rates, and connect it to a complete chain of custody will define professional excellence in this field for the coming decade.</w:t>
      </w:r>
    </w:p>
    <w:p w14:paraId="28099211" w14:textId="77777777" w:rsidR="00974510" w:rsidRDefault="00974510" w:rsidP="00974510">
      <w:pPr>
        <w:ind w:firstLine="720"/>
        <w:rPr>
          <w:ins w:id="131" w:author="Caquan Palmer" w:date="2026-04-29T16:11:00Z" w16du:dateUtc="2026-04-29T20:11:00Z"/>
        </w:rPr>
      </w:pPr>
    </w:p>
    <w:p w14:paraId="678CD78F" w14:textId="77777777" w:rsidR="00974510" w:rsidRDefault="00974510" w:rsidP="00974510">
      <w:pPr>
        <w:rPr>
          <w:moveTo w:id="132" w:author="Caquan Palmer" w:date="2026-04-29T16:11:00Z" w16du:dateUtc="2026-04-29T20:11:00Z"/>
        </w:rPr>
      </w:pPr>
      <w:moveToRangeStart w:id="133" w:author="Caquan Palmer" w:date="2026-04-29T16:11:00Z" w:name="move228371502"/>
      <w:proofErr w:type="gramStart"/>
      <w:moveTo w:id="134" w:author="Caquan Palmer" w:date="2026-04-29T16:11:00Z" w16du:dateUtc="2026-04-29T20:11:00Z">
        <w:r>
          <w:rPr>
            <w:i/>
          </w:rPr>
          <w:t>Submitted in</w:t>
        </w:r>
        <w:proofErr w:type="gramEnd"/>
        <w:r>
          <w:rPr>
            <w:i/>
          </w:rPr>
          <w:t xml:space="preserve"> partial fulfillment of course requirements.</w:t>
        </w:r>
        <w:r>
          <w:br/>
        </w:r>
        <w:r>
          <w:rPr>
            <w:i/>
          </w:rPr>
          <w:t>Niagara University — Digital Forensics Program — Spring 2026</w:t>
        </w:r>
      </w:moveTo>
    </w:p>
    <w:moveToRangeEnd w:id="133"/>
    <w:p w14:paraId="11A75291" w14:textId="77777777" w:rsidR="00974510" w:rsidRDefault="00974510" w:rsidP="00974510">
      <w:pPr>
        <w:ind w:firstLine="720"/>
        <w:rPr>
          <w:ins w:id="135" w:author="Caquan Palmer" w:date="2026-04-29T16:10:00Z" w16du:dateUtc="2026-04-29T20:10:00Z"/>
        </w:rPr>
      </w:pPr>
    </w:p>
    <w:p w14:paraId="3331AFAA" w14:textId="77777777" w:rsidR="00974510" w:rsidRDefault="00974510" w:rsidP="00974510">
      <w:pPr>
        <w:rPr>
          <w:ins w:id="136" w:author="Caquan Palmer" w:date="2026-04-29T16:10:00Z" w16du:dateUtc="2026-04-29T20:10:00Z"/>
        </w:rPr>
      </w:pPr>
    </w:p>
    <w:p w14:paraId="75D12114" w14:textId="77777777" w:rsidR="00974510" w:rsidRDefault="00974510" w:rsidP="00974510">
      <w:pPr>
        <w:rPr>
          <w:ins w:id="137" w:author="Caquan Palmer" w:date="2026-04-29T16:10:00Z" w16du:dateUtc="2026-04-29T20:10:00Z"/>
        </w:rPr>
      </w:pPr>
    </w:p>
    <w:p w14:paraId="40BB5F56" w14:textId="77777777" w:rsidR="00974510" w:rsidRDefault="00974510" w:rsidP="00974510">
      <w:pPr>
        <w:pStyle w:val="Title"/>
        <w:jc w:val="center"/>
        <w:rPr>
          <w:ins w:id="138" w:author="Caquan Palmer" w:date="2026-04-29T16:11:00Z" w16du:dateUtc="2026-04-29T20:11:00Z"/>
          <w:rFonts w:ascii="Times New Roman" w:hAnsi="Times New Roman" w:cs="Times New Roman"/>
        </w:rPr>
      </w:pPr>
    </w:p>
    <w:p w14:paraId="7257BAD2" w14:textId="77777777" w:rsidR="00974510" w:rsidRDefault="00974510" w:rsidP="00974510">
      <w:pPr>
        <w:pStyle w:val="Title"/>
        <w:jc w:val="center"/>
        <w:rPr>
          <w:ins w:id="139" w:author="Caquan Palmer" w:date="2026-04-29T16:11:00Z" w16du:dateUtc="2026-04-29T20:11:00Z"/>
          <w:rFonts w:ascii="Times New Roman" w:hAnsi="Times New Roman" w:cs="Times New Roman"/>
        </w:rPr>
      </w:pPr>
    </w:p>
    <w:p w14:paraId="62E8F0EF" w14:textId="77777777" w:rsidR="00974510" w:rsidRDefault="00974510" w:rsidP="00974510">
      <w:pPr>
        <w:pStyle w:val="Title"/>
        <w:jc w:val="center"/>
        <w:rPr>
          <w:ins w:id="140" w:author="Caquan Palmer" w:date="2026-04-29T16:11:00Z" w16du:dateUtc="2026-04-29T20:11:00Z"/>
          <w:rFonts w:ascii="Times New Roman" w:hAnsi="Times New Roman" w:cs="Times New Roman"/>
        </w:rPr>
      </w:pPr>
    </w:p>
    <w:p w14:paraId="6C90DEF6" w14:textId="77777777" w:rsidR="00974510" w:rsidRDefault="00974510" w:rsidP="00974510">
      <w:pPr>
        <w:pStyle w:val="Title"/>
        <w:jc w:val="center"/>
        <w:rPr>
          <w:ins w:id="141" w:author="Caquan Palmer" w:date="2026-04-29T16:11:00Z" w16du:dateUtc="2026-04-29T20:11:00Z"/>
          <w:rFonts w:ascii="Times New Roman" w:hAnsi="Times New Roman" w:cs="Times New Roman"/>
        </w:rPr>
      </w:pPr>
    </w:p>
    <w:p w14:paraId="68FF6BF1" w14:textId="77777777" w:rsidR="00974510" w:rsidRDefault="00974510" w:rsidP="00974510">
      <w:pPr>
        <w:pStyle w:val="Title"/>
        <w:rPr>
          <w:ins w:id="142" w:author="Caquan Palmer" w:date="2026-04-29T16:11:00Z" w16du:dateUtc="2026-04-29T20:11:00Z"/>
          <w:rFonts w:ascii="Times New Roman" w:hAnsi="Times New Roman" w:cs="Times New Roman"/>
        </w:rPr>
      </w:pPr>
    </w:p>
    <w:p w14:paraId="67B52086" w14:textId="77777777" w:rsidR="00974510" w:rsidRPr="00974510" w:rsidRDefault="00974510" w:rsidP="00974510">
      <w:pPr>
        <w:rPr>
          <w:ins w:id="143" w:author="Caquan Palmer" w:date="2026-04-29T16:11:00Z" w16du:dateUtc="2026-04-29T20:11:00Z"/>
          <w:rPrChange w:id="144" w:author="Caquan Palmer" w:date="2026-04-29T16:11:00Z" w16du:dateUtc="2026-04-29T20:11:00Z">
            <w:rPr>
              <w:ins w:id="145" w:author="Caquan Palmer" w:date="2026-04-29T16:11:00Z" w16du:dateUtc="2026-04-29T20:11:00Z"/>
              <w:rFonts w:ascii="Times New Roman" w:hAnsi="Times New Roman" w:cs="Times New Roman"/>
            </w:rPr>
          </w:rPrChange>
        </w:rPr>
        <w:pPrChange w:id="146" w:author="Caquan Palmer" w:date="2026-04-29T16:11:00Z" w16du:dateUtc="2026-04-29T20:11:00Z">
          <w:pPr>
            <w:pStyle w:val="Title"/>
            <w:jc w:val="center"/>
          </w:pPr>
        </w:pPrChange>
      </w:pPr>
    </w:p>
    <w:p w14:paraId="1244ED5B" w14:textId="77777777" w:rsidR="00974510" w:rsidRDefault="00974510" w:rsidP="00974510">
      <w:pPr>
        <w:pStyle w:val="Title"/>
        <w:jc w:val="center"/>
        <w:rPr>
          <w:ins w:id="147" w:author="Caquan Palmer" w:date="2026-04-29T16:11:00Z" w16du:dateUtc="2026-04-29T20:11:00Z"/>
          <w:rFonts w:ascii="Times New Roman" w:hAnsi="Times New Roman" w:cs="Times New Roman"/>
        </w:rPr>
      </w:pPr>
    </w:p>
    <w:p w14:paraId="7BDD0721" w14:textId="77777777" w:rsidR="00974510" w:rsidRDefault="00974510" w:rsidP="00974510">
      <w:pPr>
        <w:pStyle w:val="Title"/>
        <w:jc w:val="center"/>
        <w:rPr>
          <w:ins w:id="148" w:author="Caquan Palmer" w:date="2026-04-29T16:11:00Z" w16du:dateUtc="2026-04-29T20:11:00Z"/>
          <w:rFonts w:ascii="Times New Roman" w:hAnsi="Times New Roman" w:cs="Times New Roman"/>
        </w:rPr>
      </w:pPr>
    </w:p>
    <w:p w14:paraId="17579E9F" w14:textId="77777777" w:rsidR="00974510" w:rsidRDefault="00974510" w:rsidP="00974510">
      <w:pPr>
        <w:pStyle w:val="Title"/>
        <w:jc w:val="center"/>
        <w:rPr>
          <w:ins w:id="149" w:author="Caquan Palmer" w:date="2026-04-29T16:11:00Z" w16du:dateUtc="2026-04-29T20:11:00Z"/>
          <w:rFonts w:ascii="Times New Roman" w:hAnsi="Times New Roman" w:cs="Times New Roman"/>
        </w:rPr>
      </w:pPr>
    </w:p>
    <w:p w14:paraId="49B08501" w14:textId="77777777" w:rsidR="00974510" w:rsidRDefault="00974510" w:rsidP="00974510">
      <w:pPr>
        <w:pStyle w:val="Title"/>
        <w:jc w:val="center"/>
        <w:rPr>
          <w:ins w:id="150" w:author="Caquan Palmer" w:date="2026-04-29T16:11:00Z" w16du:dateUtc="2026-04-29T20:11:00Z"/>
          <w:rFonts w:ascii="Times New Roman" w:hAnsi="Times New Roman" w:cs="Times New Roman"/>
        </w:rPr>
      </w:pPr>
    </w:p>
    <w:p w14:paraId="567478DB" w14:textId="77777777" w:rsidR="00974510" w:rsidRDefault="00974510" w:rsidP="00974510">
      <w:pPr>
        <w:pStyle w:val="Title"/>
        <w:jc w:val="center"/>
        <w:rPr>
          <w:ins w:id="151" w:author="Caquan Palmer" w:date="2026-04-29T16:11:00Z" w16du:dateUtc="2026-04-29T20:11:00Z"/>
          <w:rFonts w:ascii="Times New Roman" w:hAnsi="Times New Roman" w:cs="Times New Roman"/>
        </w:rPr>
      </w:pPr>
    </w:p>
    <w:p w14:paraId="6F9FF9A0" w14:textId="77777777" w:rsidR="00974510" w:rsidRDefault="00974510" w:rsidP="00974510">
      <w:pPr>
        <w:pStyle w:val="Title"/>
        <w:jc w:val="center"/>
        <w:rPr>
          <w:ins w:id="152" w:author="Caquan Palmer" w:date="2026-04-29T16:11:00Z" w16du:dateUtc="2026-04-29T20:11:00Z"/>
          <w:rFonts w:ascii="Times New Roman" w:hAnsi="Times New Roman" w:cs="Times New Roman"/>
        </w:rPr>
      </w:pPr>
    </w:p>
    <w:p w14:paraId="4A996290" w14:textId="77777777" w:rsidR="00974510" w:rsidRDefault="00974510" w:rsidP="00974510">
      <w:pPr>
        <w:pStyle w:val="Title"/>
        <w:jc w:val="center"/>
        <w:rPr>
          <w:ins w:id="153" w:author="Caquan Palmer" w:date="2026-04-29T16:11:00Z" w16du:dateUtc="2026-04-29T20:11:00Z"/>
          <w:rFonts w:ascii="Times New Roman" w:hAnsi="Times New Roman" w:cs="Times New Roman"/>
        </w:rPr>
      </w:pPr>
    </w:p>
    <w:p w14:paraId="2DFA4385" w14:textId="77777777" w:rsidR="00974510" w:rsidRDefault="00974510" w:rsidP="00974510">
      <w:pPr>
        <w:pStyle w:val="Title"/>
        <w:jc w:val="center"/>
        <w:rPr>
          <w:ins w:id="154" w:author="Caquan Palmer" w:date="2026-04-29T16:11:00Z" w16du:dateUtc="2026-04-29T20:11:00Z"/>
          <w:rFonts w:ascii="Times New Roman" w:hAnsi="Times New Roman" w:cs="Times New Roman"/>
        </w:rPr>
      </w:pPr>
    </w:p>
    <w:p w14:paraId="238ECEB9" w14:textId="77777777" w:rsidR="00974510" w:rsidRDefault="00974510" w:rsidP="00974510">
      <w:pPr>
        <w:pStyle w:val="Title"/>
        <w:jc w:val="center"/>
        <w:rPr>
          <w:ins w:id="155" w:author="Caquan Palmer" w:date="2026-04-29T16:11:00Z" w16du:dateUtc="2026-04-29T20:11:00Z"/>
          <w:rFonts w:ascii="Times New Roman" w:hAnsi="Times New Roman" w:cs="Times New Roman"/>
        </w:rPr>
      </w:pPr>
    </w:p>
    <w:p w14:paraId="47426DDB" w14:textId="30CC2AB2" w:rsidR="00974510" w:rsidRPr="007A11B4" w:rsidRDefault="00974510" w:rsidP="00974510">
      <w:pPr>
        <w:pStyle w:val="Title"/>
        <w:jc w:val="center"/>
        <w:rPr>
          <w:ins w:id="156" w:author="Caquan Palmer" w:date="2026-04-29T16:10:00Z" w16du:dateUtc="2026-04-29T20:10:00Z"/>
          <w:rFonts w:ascii="Times New Roman" w:hAnsi="Times New Roman" w:cs="Times New Roman"/>
        </w:rPr>
      </w:pPr>
      <w:ins w:id="157" w:author="Caquan Palmer" w:date="2026-04-29T16:10:00Z" w16du:dateUtc="2026-04-29T20:10:00Z">
        <w:r w:rsidRPr="007A11B4">
          <w:rPr>
            <w:rFonts w:ascii="Times New Roman" w:hAnsi="Times New Roman" w:cs="Times New Roman"/>
          </w:rPr>
          <w:t>Citations and References</w:t>
        </w:r>
      </w:ins>
    </w:p>
    <w:p w14:paraId="5A7D5242" w14:textId="77777777" w:rsidR="00974510" w:rsidRPr="007A11B4" w:rsidRDefault="00974510" w:rsidP="00974510">
      <w:pPr>
        <w:pStyle w:val="Title"/>
        <w:jc w:val="center"/>
        <w:rPr>
          <w:ins w:id="158" w:author="Caquan Palmer" w:date="2026-04-29T16:10:00Z" w16du:dateUtc="2026-04-29T20:10:00Z"/>
          <w:rFonts w:ascii="Times New Roman" w:hAnsi="Times New Roman" w:cs="Times New Roman"/>
          <w:sz w:val="44"/>
          <w:szCs w:val="44"/>
        </w:rPr>
      </w:pPr>
      <w:ins w:id="159" w:author="Caquan Palmer" w:date="2026-04-29T16:10:00Z" w16du:dateUtc="2026-04-29T20:10:00Z">
        <w:r w:rsidRPr="007A11B4">
          <w:rPr>
            <w:rFonts w:ascii="Times New Roman" w:hAnsi="Times New Roman" w:cs="Times New Roman"/>
            <w:sz w:val="44"/>
            <w:szCs w:val="44"/>
          </w:rPr>
          <w:t>Ordered by Appearance</w:t>
        </w:r>
      </w:ins>
    </w:p>
    <w:p w14:paraId="14C996CE" w14:textId="77777777" w:rsidR="00974510" w:rsidRPr="007A11B4" w:rsidRDefault="00974510" w:rsidP="00974510">
      <w:pPr>
        <w:pStyle w:val="Heading1"/>
        <w:jc w:val="center"/>
        <w:rPr>
          <w:ins w:id="160" w:author="Caquan Palmer" w:date="2026-04-29T16:10:00Z" w16du:dateUtc="2026-04-29T20:10:00Z"/>
          <w:rFonts w:ascii="Times New Roman" w:hAnsi="Times New Roman" w:cs="Times New Roman"/>
        </w:rPr>
      </w:pPr>
      <w:ins w:id="161" w:author="Caquan Palmer" w:date="2026-04-29T16:10:00Z" w16du:dateUtc="2026-04-29T20:10:00Z">
        <w:r w:rsidRPr="007A11B4">
          <w:rPr>
            <w:rFonts w:ascii="Times New Roman" w:hAnsi="Times New Roman" w:cs="Times New Roman"/>
          </w:rPr>
          <w:t>Consent and Concern: A Condensed Argument</w:t>
        </w:r>
      </w:ins>
    </w:p>
    <w:p w14:paraId="14AB14BC" w14:textId="77777777" w:rsidR="00974510" w:rsidRPr="007A11B4" w:rsidRDefault="00974510" w:rsidP="00974510">
      <w:pPr>
        <w:pStyle w:val="Heading1"/>
        <w:rPr>
          <w:ins w:id="162" w:author="Caquan Palmer" w:date="2026-04-29T16:10:00Z" w16du:dateUtc="2026-04-29T20:10:00Z"/>
          <w:rFonts w:ascii="Times New Roman" w:hAnsi="Times New Roman" w:cs="Times New Roman"/>
        </w:rPr>
      </w:pPr>
      <w:ins w:id="163" w:author="Caquan Palmer" w:date="2026-04-29T16:10:00Z" w16du:dateUtc="2026-04-29T20:10:00Z">
        <w:r w:rsidRPr="007A11B4">
          <w:rPr>
            <w:rFonts w:ascii="Times New Roman" w:hAnsi="Times New Roman" w:cs="Times New Roman"/>
          </w:rPr>
          <w:t>(Ethics/Consent Final Summary)</w:t>
        </w:r>
      </w:ins>
    </w:p>
    <w:p w14:paraId="0247371C" w14:textId="77777777" w:rsidR="00974510" w:rsidRPr="007A11B4" w:rsidRDefault="00974510" w:rsidP="00974510">
      <w:pPr>
        <w:rPr>
          <w:ins w:id="164" w:author="Caquan Palmer" w:date="2026-04-29T16:10:00Z" w16du:dateUtc="2026-04-29T20:10:00Z"/>
          <w:rFonts w:ascii="Times New Roman" w:hAnsi="Times New Roman" w:cs="Times New Roman"/>
        </w:rPr>
      </w:pPr>
      <w:ins w:id="165" w:author="Caquan Palmer" w:date="2026-04-29T16:10:00Z" w16du:dateUtc="2026-04-29T20:10:00Z">
        <w:r w:rsidRPr="007A11B4">
          <w:rPr>
            <w:rFonts w:ascii="Times New Roman" w:hAnsi="Times New Roman" w:cs="Times New Roman"/>
            <w:i/>
          </w:rPr>
          <w:t>Total unique citations: 30</w:t>
        </w:r>
      </w:ins>
    </w:p>
    <w:p w14:paraId="0119D33D" w14:textId="77777777" w:rsidR="00974510" w:rsidRPr="007A11B4" w:rsidRDefault="00974510" w:rsidP="00974510">
      <w:pPr>
        <w:rPr>
          <w:ins w:id="166" w:author="Caquan Palmer" w:date="2026-04-29T16:10:00Z" w16du:dateUtc="2026-04-29T20:10:00Z"/>
          <w:rFonts w:ascii="Times New Roman" w:hAnsi="Times New Roman" w:cs="Times New Roman"/>
        </w:rPr>
      </w:pPr>
      <w:ins w:id="167" w:author="Caquan Palmer" w:date="2026-04-29T16:10:00Z" w16du:dateUtc="2026-04-29T20:10:00Z">
        <w:r w:rsidRPr="007A11B4">
          <w:rPr>
            <w:rFonts w:ascii="Times New Roman" w:hAnsi="Times New Roman" w:cs="Times New Roman"/>
            <w:b/>
          </w:rPr>
          <w:t xml:space="preserve">1. Dobrin, 2023, as reviewed in GSOLE — </w:t>
        </w:r>
        <w:r w:rsidRPr="007A11B4">
          <w:rPr>
            <w:rFonts w:ascii="Times New Roman" w:hAnsi="Times New Roman" w:cs="Times New Roman"/>
            <w:color w:val="0563C1"/>
            <w:u w:val="single"/>
          </w:rPr>
          <w:t>https://gsole.org/reviews/2024.06.03</w:t>
        </w:r>
      </w:ins>
    </w:p>
    <w:p w14:paraId="56C98921" w14:textId="77777777" w:rsidR="00974510" w:rsidRPr="007A11B4" w:rsidRDefault="00974510" w:rsidP="00974510">
      <w:pPr>
        <w:rPr>
          <w:ins w:id="168" w:author="Caquan Palmer" w:date="2026-04-29T16:10:00Z" w16du:dateUtc="2026-04-29T20:10:00Z"/>
          <w:rFonts w:ascii="Times New Roman" w:hAnsi="Times New Roman" w:cs="Times New Roman"/>
        </w:rPr>
      </w:pPr>
      <w:ins w:id="169" w:author="Caquan Palmer" w:date="2026-04-29T16:10:00Z" w16du:dateUtc="2026-04-29T20:10:00Z">
        <w:r w:rsidRPr="007A11B4">
          <w:rPr>
            <w:rFonts w:ascii="Times New Roman" w:hAnsi="Times New Roman" w:cs="Times New Roman"/>
            <w:b/>
          </w:rPr>
          <w:t xml:space="preserve">2. Crawford, 2021 — </w:t>
        </w:r>
        <w:r w:rsidRPr="007A11B4">
          <w:rPr>
            <w:rFonts w:ascii="Times New Roman" w:hAnsi="Times New Roman" w:cs="Times New Roman"/>
            <w:color w:val="0563C1"/>
            <w:u w:val="single"/>
          </w:rPr>
          <w:t>https://yalebooks.yale.edu/book/9780300209570/atlas-of-ai/</w:t>
        </w:r>
      </w:ins>
    </w:p>
    <w:p w14:paraId="0C9E89C8" w14:textId="77777777" w:rsidR="00974510" w:rsidRPr="007A11B4" w:rsidRDefault="00974510" w:rsidP="00974510">
      <w:pPr>
        <w:rPr>
          <w:ins w:id="170" w:author="Caquan Palmer" w:date="2026-04-29T16:10:00Z" w16du:dateUtc="2026-04-29T20:10:00Z"/>
          <w:rFonts w:ascii="Times New Roman" w:hAnsi="Times New Roman" w:cs="Times New Roman"/>
        </w:rPr>
      </w:pPr>
      <w:ins w:id="171" w:author="Caquan Palmer" w:date="2026-04-29T16:10:00Z" w16du:dateUtc="2026-04-29T20:10:00Z">
        <w:r w:rsidRPr="007A11B4">
          <w:rPr>
            <w:rFonts w:ascii="Times New Roman" w:hAnsi="Times New Roman" w:cs="Times New Roman"/>
            <w:b/>
          </w:rPr>
          <w:t xml:space="preserve">3. Noble, 2018 — </w:t>
        </w:r>
        <w:r w:rsidRPr="007A11B4">
          <w:rPr>
            <w:rFonts w:ascii="Times New Roman" w:hAnsi="Times New Roman" w:cs="Times New Roman"/>
            <w:color w:val="0563C1"/>
            <w:u w:val="single"/>
          </w:rPr>
          <w:t>https://datasociety.net/library/safiya-umoja-noble-algorithms-of-oppression/</w:t>
        </w:r>
      </w:ins>
    </w:p>
    <w:p w14:paraId="39187960" w14:textId="77777777" w:rsidR="00974510" w:rsidRPr="007A11B4" w:rsidRDefault="00974510" w:rsidP="00974510">
      <w:pPr>
        <w:rPr>
          <w:ins w:id="172" w:author="Caquan Palmer" w:date="2026-04-29T16:10:00Z" w16du:dateUtc="2026-04-29T20:10:00Z"/>
          <w:rFonts w:ascii="Times New Roman" w:hAnsi="Times New Roman" w:cs="Times New Roman"/>
          <w:lang w:val="it-IT"/>
        </w:rPr>
      </w:pPr>
      <w:ins w:id="173" w:author="Caquan Palmer" w:date="2026-04-29T16:10:00Z" w16du:dateUtc="2026-04-29T20:10:00Z">
        <w:r w:rsidRPr="007A11B4">
          <w:rPr>
            <w:rFonts w:ascii="Times New Roman" w:hAnsi="Times New Roman" w:cs="Times New Roman"/>
            <w:b/>
            <w:lang w:val="it-IT"/>
          </w:rPr>
          <w:t xml:space="preserve">4. O'Neil, 2016 — </w:t>
        </w:r>
        <w:r w:rsidRPr="007A11B4">
          <w:rPr>
            <w:rFonts w:ascii="Times New Roman" w:hAnsi="Times New Roman" w:cs="Times New Roman"/>
            <w:color w:val="0563C1"/>
            <w:u w:val="single"/>
            <w:lang w:val="it-IT"/>
          </w:rPr>
          <w:t>https://www.litcharts.com/lit/weapons-of-math-destruction/symbols/weapons-of-math-destruction</w:t>
        </w:r>
      </w:ins>
    </w:p>
    <w:p w14:paraId="7AF528CB" w14:textId="77777777" w:rsidR="00974510" w:rsidRPr="007A11B4" w:rsidRDefault="00974510" w:rsidP="00974510">
      <w:pPr>
        <w:rPr>
          <w:ins w:id="174" w:author="Caquan Palmer" w:date="2026-04-29T16:10:00Z" w16du:dateUtc="2026-04-29T20:10:00Z"/>
          <w:rFonts w:ascii="Times New Roman" w:hAnsi="Times New Roman" w:cs="Times New Roman"/>
          <w:lang w:val="it-IT"/>
        </w:rPr>
      </w:pPr>
      <w:ins w:id="175" w:author="Caquan Palmer" w:date="2026-04-29T16:10:00Z" w16du:dateUtc="2026-04-29T20:10:00Z">
        <w:r w:rsidRPr="007A11B4">
          <w:rPr>
            <w:rFonts w:ascii="Times New Roman" w:hAnsi="Times New Roman" w:cs="Times New Roman"/>
            <w:b/>
            <w:lang w:val="it-IT"/>
          </w:rPr>
          <w:t xml:space="preserve">5. EU AI Act, 2024 — </w:t>
        </w:r>
        <w:r w:rsidRPr="007A11B4">
          <w:rPr>
            <w:rFonts w:ascii="Times New Roman" w:hAnsi="Times New Roman" w:cs="Times New Roman"/>
            <w:color w:val="0563C1"/>
            <w:u w:val="single"/>
            <w:lang w:val="it-IT"/>
          </w:rPr>
          <w:t>https://www.securitycompass.com/blog/understanding-eu-ai-act-risk-categories/</w:t>
        </w:r>
      </w:ins>
    </w:p>
    <w:p w14:paraId="2A2AFA8B" w14:textId="77777777" w:rsidR="00974510" w:rsidRPr="007A11B4" w:rsidRDefault="00974510" w:rsidP="00974510">
      <w:pPr>
        <w:rPr>
          <w:ins w:id="176" w:author="Caquan Palmer" w:date="2026-04-29T16:10:00Z" w16du:dateUtc="2026-04-29T20:10:00Z"/>
          <w:rFonts w:ascii="Times New Roman" w:hAnsi="Times New Roman" w:cs="Times New Roman"/>
          <w:lang w:val="it-IT"/>
        </w:rPr>
      </w:pPr>
      <w:ins w:id="177" w:author="Caquan Palmer" w:date="2026-04-29T16:10:00Z" w16du:dateUtc="2026-04-29T20:10:00Z">
        <w:r w:rsidRPr="007A11B4">
          <w:rPr>
            <w:rFonts w:ascii="Times New Roman" w:hAnsi="Times New Roman" w:cs="Times New Roman"/>
            <w:b/>
            <w:lang w:val="it-IT"/>
          </w:rPr>
          <w:t xml:space="preserve">6. UNESCO, 2021 — </w:t>
        </w:r>
        <w:r w:rsidRPr="007A11B4">
          <w:rPr>
            <w:rFonts w:ascii="Times New Roman" w:hAnsi="Times New Roman" w:cs="Times New Roman"/>
            <w:color w:val="0563C1"/>
            <w:u w:val="single"/>
            <w:lang w:val="it-IT"/>
          </w:rPr>
          <w:t>https://www.unesco.org/en/articles/recommendation-ethics-artificial-intelligence</w:t>
        </w:r>
      </w:ins>
    </w:p>
    <w:p w14:paraId="4DDA77A5" w14:textId="77777777" w:rsidR="00974510" w:rsidRPr="007A11B4" w:rsidRDefault="00974510" w:rsidP="00974510">
      <w:pPr>
        <w:rPr>
          <w:ins w:id="178" w:author="Caquan Palmer" w:date="2026-04-29T16:10:00Z" w16du:dateUtc="2026-04-29T20:10:00Z"/>
          <w:rFonts w:ascii="Times New Roman" w:hAnsi="Times New Roman" w:cs="Times New Roman"/>
        </w:rPr>
      </w:pPr>
      <w:ins w:id="179" w:author="Caquan Palmer" w:date="2026-04-29T16:10:00Z" w16du:dateUtc="2026-04-29T20:10:00Z">
        <w:r w:rsidRPr="007A11B4">
          <w:rPr>
            <w:rFonts w:ascii="Times New Roman" w:hAnsi="Times New Roman" w:cs="Times New Roman"/>
            <w:b/>
          </w:rPr>
          <w:t xml:space="preserve">7. </w:t>
        </w:r>
        <w:proofErr w:type="spellStart"/>
        <w:r w:rsidRPr="007A11B4">
          <w:rPr>
            <w:rFonts w:ascii="Times New Roman" w:hAnsi="Times New Roman" w:cs="Times New Roman"/>
            <w:b/>
          </w:rPr>
          <w:t>Sentisight</w:t>
        </w:r>
        <w:proofErr w:type="spellEnd"/>
        <w:r w:rsidRPr="007A11B4">
          <w:rPr>
            <w:rFonts w:ascii="Times New Roman" w:hAnsi="Times New Roman" w:cs="Times New Roman"/>
            <w:b/>
          </w:rPr>
          <w:t xml:space="preserve">, 2026 — </w:t>
        </w:r>
        <w:r w:rsidRPr="007A11B4">
          <w:rPr>
            <w:rFonts w:ascii="Times New Roman" w:hAnsi="Times New Roman" w:cs="Times New Roman"/>
            <w:color w:val="0563C1"/>
            <w:u w:val="single"/>
          </w:rPr>
          <w:t>https://www.sentisight.ai/ai-price-comparison-gemini-chatgpt-claude-grok/</w:t>
        </w:r>
      </w:ins>
    </w:p>
    <w:p w14:paraId="512CC3EA" w14:textId="77777777" w:rsidR="00974510" w:rsidRPr="007A11B4" w:rsidRDefault="00974510" w:rsidP="00974510">
      <w:pPr>
        <w:rPr>
          <w:ins w:id="180" w:author="Caquan Palmer" w:date="2026-04-29T16:10:00Z" w16du:dateUtc="2026-04-29T20:10:00Z"/>
          <w:rFonts w:ascii="Times New Roman" w:hAnsi="Times New Roman" w:cs="Times New Roman"/>
          <w:lang w:val="it-IT"/>
        </w:rPr>
      </w:pPr>
      <w:ins w:id="181" w:author="Caquan Palmer" w:date="2026-04-29T16:10:00Z" w16du:dateUtc="2026-04-29T20:10:00Z">
        <w:r w:rsidRPr="007A11B4">
          <w:rPr>
            <w:rFonts w:ascii="Times New Roman" w:hAnsi="Times New Roman" w:cs="Times New Roman"/>
            <w:b/>
            <w:lang w:val="it-IT"/>
          </w:rPr>
          <w:t xml:space="preserve">8. Data Studios, 2025 — </w:t>
        </w:r>
        <w:r w:rsidRPr="007A11B4">
          <w:rPr>
            <w:rFonts w:ascii="Times New Roman" w:hAnsi="Times New Roman" w:cs="Times New Roman"/>
            <w:color w:val="0563C1"/>
            <w:u w:val="single"/>
            <w:lang w:val="it-IT"/>
          </w:rPr>
          <w:t>https://www.datastudios.org/post/chatgpt-vs-claude-models-features-capabilities-pricing-and-more-full-report-and-comparison</w:t>
        </w:r>
      </w:ins>
    </w:p>
    <w:p w14:paraId="3D64D315" w14:textId="77777777" w:rsidR="00974510" w:rsidRPr="007A11B4" w:rsidRDefault="00974510" w:rsidP="00974510">
      <w:pPr>
        <w:rPr>
          <w:ins w:id="182" w:author="Caquan Palmer" w:date="2026-04-29T16:10:00Z" w16du:dateUtc="2026-04-29T20:10:00Z"/>
          <w:rFonts w:ascii="Times New Roman" w:hAnsi="Times New Roman" w:cs="Times New Roman"/>
        </w:rPr>
      </w:pPr>
      <w:ins w:id="183" w:author="Caquan Palmer" w:date="2026-04-29T16:10:00Z" w16du:dateUtc="2026-04-29T20:10:00Z">
        <w:r w:rsidRPr="007A11B4">
          <w:rPr>
            <w:rFonts w:ascii="Times New Roman" w:hAnsi="Times New Roman" w:cs="Times New Roman"/>
            <w:b/>
          </w:rPr>
          <w:t xml:space="preserve">9. </w:t>
        </w:r>
        <w:proofErr w:type="spellStart"/>
        <w:r w:rsidRPr="007A11B4">
          <w:rPr>
            <w:rFonts w:ascii="Times New Roman" w:hAnsi="Times New Roman" w:cs="Times New Roman"/>
            <w:b/>
          </w:rPr>
          <w:t>Quintairos</w:t>
        </w:r>
        <w:proofErr w:type="spellEnd"/>
        <w:r w:rsidRPr="007A11B4">
          <w:rPr>
            <w:rFonts w:ascii="Times New Roman" w:hAnsi="Times New Roman" w:cs="Times New Roman"/>
            <w:b/>
          </w:rPr>
          <w:t xml:space="preserve">, Prieto, Wood &amp; Boyer, 2025 — </w:t>
        </w:r>
        <w:r w:rsidRPr="007A11B4">
          <w:rPr>
            <w:rFonts w:ascii="Times New Roman" w:hAnsi="Times New Roman" w:cs="Times New Roman"/>
            <w:color w:val="0563C1"/>
            <w:u w:val="single"/>
          </w:rPr>
          <w:t>https://qpwblaw.com/the-inherent-risks-of-ai-hallucinations-in-the-practice-of-law/</w:t>
        </w:r>
      </w:ins>
    </w:p>
    <w:p w14:paraId="600295C2" w14:textId="77777777" w:rsidR="00974510" w:rsidRPr="007A11B4" w:rsidRDefault="00974510" w:rsidP="00974510">
      <w:pPr>
        <w:rPr>
          <w:ins w:id="184" w:author="Caquan Palmer" w:date="2026-04-29T16:10:00Z" w16du:dateUtc="2026-04-29T20:10:00Z"/>
          <w:rFonts w:ascii="Times New Roman" w:hAnsi="Times New Roman" w:cs="Times New Roman"/>
        </w:rPr>
      </w:pPr>
      <w:ins w:id="185" w:author="Caquan Palmer" w:date="2026-04-29T16:10:00Z" w16du:dateUtc="2026-04-29T20:10:00Z">
        <w:r w:rsidRPr="007A11B4">
          <w:rPr>
            <w:rFonts w:ascii="Times New Roman" w:hAnsi="Times New Roman" w:cs="Times New Roman"/>
            <w:b/>
          </w:rPr>
          <w:t xml:space="preserve">10. Harkess, 2025 — </w:t>
        </w:r>
        <w:r w:rsidRPr="007A11B4">
          <w:rPr>
            <w:rFonts w:ascii="Times New Roman" w:hAnsi="Times New Roman" w:cs="Times New Roman"/>
            <w:color w:val="0563C1"/>
            <w:u w:val="single"/>
          </w:rPr>
          <w:t>https://www.linkedin.com/pulse/ais-legal-lies-exposed-combatting-hallucination-epidemic-harkess-v812c</w:t>
        </w:r>
      </w:ins>
    </w:p>
    <w:p w14:paraId="5E38181B" w14:textId="77777777" w:rsidR="00974510" w:rsidRPr="007A11B4" w:rsidRDefault="00974510" w:rsidP="00974510">
      <w:pPr>
        <w:rPr>
          <w:ins w:id="186" w:author="Caquan Palmer" w:date="2026-04-29T16:10:00Z" w16du:dateUtc="2026-04-29T20:10:00Z"/>
          <w:rFonts w:ascii="Times New Roman" w:hAnsi="Times New Roman" w:cs="Times New Roman"/>
          <w:lang w:val="it-IT"/>
        </w:rPr>
      </w:pPr>
      <w:ins w:id="187" w:author="Caquan Palmer" w:date="2026-04-29T16:10:00Z" w16du:dateUtc="2026-04-29T20:10:00Z">
        <w:r w:rsidRPr="007A11B4">
          <w:rPr>
            <w:rFonts w:ascii="Times New Roman" w:hAnsi="Times New Roman" w:cs="Times New Roman"/>
            <w:b/>
            <w:lang w:val="it-IT"/>
          </w:rPr>
          <w:t xml:space="preserve">11. Reveal Data, 2025 — </w:t>
        </w:r>
        <w:r w:rsidRPr="007A11B4">
          <w:rPr>
            <w:rFonts w:ascii="Times New Roman" w:hAnsi="Times New Roman" w:cs="Times New Roman"/>
            <w:color w:val="0563C1"/>
            <w:u w:val="single"/>
            <w:lang w:val="it-IT"/>
          </w:rPr>
          <w:t>https://www.revealdata.com/blog/understanding-the-risks-of-ai-generated-evidence-in-litigation</w:t>
        </w:r>
      </w:ins>
    </w:p>
    <w:p w14:paraId="29019B7A" w14:textId="77777777" w:rsidR="00974510" w:rsidRPr="007A11B4" w:rsidRDefault="00974510" w:rsidP="00974510">
      <w:pPr>
        <w:rPr>
          <w:ins w:id="188" w:author="Caquan Palmer" w:date="2026-04-29T16:10:00Z" w16du:dateUtc="2026-04-29T20:10:00Z"/>
          <w:rFonts w:ascii="Times New Roman" w:hAnsi="Times New Roman" w:cs="Times New Roman"/>
          <w:lang w:val="it-IT"/>
        </w:rPr>
      </w:pPr>
      <w:ins w:id="189" w:author="Caquan Palmer" w:date="2026-04-29T16:10:00Z" w16du:dateUtc="2026-04-29T20:10:00Z">
        <w:r w:rsidRPr="007A11B4">
          <w:rPr>
            <w:rFonts w:ascii="Times New Roman" w:hAnsi="Times New Roman" w:cs="Times New Roman"/>
            <w:b/>
            <w:lang w:val="it-IT"/>
          </w:rPr>
          <w:t xml:space="preserve">12. UNU, 2019 — </w:t>
        </w:r>
        <w:r w:rsidRPr="007A11B4">
          <w:rPr>
            <w:rFonts w:ascii="Times New Roman" w:hAnsi="Times New Roman" w:cs="Times New Roman"/>
            <w:color w:val="0563C1"/>
            <w:u w:val="single"/>
            <w:lang w:val="it-IT"/>
          </w:rPr>
          <w:t>https://unu.edu/cpr/blog-post/ai-global-governance-human-rights-and-ai-ethics</w:t>
        </w:r>
      </w:ins>
    </w:p>
    <w:p w14:paraId="3DB65EBA" w14:textId="77777777" w:rsidR="00974510" w:rsidRPr="007A11B4" w:rsidRDefault="00974510" w:rsidP="00974510">
      <w:pPr>
        <w:rPr>
          <w:ins w:id="190" w:author="Caquan Palmer" w:date="2026-04-29T16:10:00Z" w16du:dateUtc="2026-04-29T20:10:00Z"/>
          <w:rFonts w:ascii="Times New Roman" w:hAnsi="Times New Roman" w:cs="Times New Roman"/>
        </w:rPr>
      </w:pPr>
      <w:ins w:id="191" w:author="Caquan Palmer" w:date="2026-04-29T16:10:00Z" w16du:dateUtc="2026-04-29T20:10:00Z">
        <w:r w:rsidRPr="007A11B4">
          <w:rPr>
            <w:rFonts w:ascii="Times New Roman" w:hAnsi="Times New Roman" w:cs="Times New Roman"/>
            <w:b/>
          </w:rPr>
          <w:t xml:space="preserve">13. WBUR, 2026 — </w:t>
        </w:r>
        <w:r w:rsidRPr="007A11B4">
          <w:rPr>
            <w:rFonts w:ascii="Times New Roman" w:hAnsi="Times New Roman" w:cs="Times New Roman"/>
            <w:color w:val="0563C1"/>
            <w:u w:val="single"/>
          </w:rPr>
          <w:t>https://www.wbur.org/cognoscenti/2026/03/04/big-tech-data-ai-consumer-privacy-law-woodrow-hartzog-neil-richards</w:t>
        </w:r>
      </w:ins>
    </w:p>
    <w:p w14:paraId="185CE362" w14:textId="77777777" w:rsidR="00974510" w:rsidRPr="007A11B4" w:rsidRDefault="00974510" w:rsidP="00974510">
      <w:pPr>
        <w:rPr>
          <w:ins w:id="192" w:author="Caquan Palmer" w:date="2026-04-29T16:10:00Z" w16du:dateUtc="2026-04-29T20:10:00Z"/>
          <w:rFonts w:ascii="Times New Roman" w:hAnsi="Times New Roman" w:cs="Times New Roman"/>
        </w:rPr>
      </w:pPr>
      <w:ins w:id="193" w:author="Caquan Palmer" w:date="2026-04-29T16:10:00Z" w16du:dateUtc="2026-04-29T20:10:00Z">
        <w:r w:rsidRPr="007A11B4">
          <w:rPr>
            <w:rFonts w:ascii="Times New Roman" w:hAnsi="Times New Roman" w:cs="Times New Roman"/>
            <w:b/>
          </w:rPr>
          <w:lastRenderedPageBreak/>
          <w:t xml:space="preserve">14. PMC, 2021 — </w:t>
        </w:r>
        <w:r w:rsidRPr="007A11B4">
          <w:rPr>
            <w:rFonts w:ascii="Times New Roman" w:hAnsi="Times New Roman" w:cs="Times New Roman"/>
            <w:color w:val="0563C1"/>
            <w:u w:val="single"/>
          </w:rPr>
          <w:t>https://pmc.ncbi.nlm.nih.gov/articles/PMC8404542/</w:t>
        </w:r>
      </w:ins>
    </w:p>
    <w:p w14:paraId="3E8BE9F6" w14:textId="77777777" w:rsidR="00974510" w:rsidRPr="007A11B4" w:rsidRDefault="00974510" w:rsidP="00974510">
      <w:pPr>
        <w:rPr>
          <w:ins w:id="194" w:author="Caquan Palmer" w:date="2026-04-29T16:10:00Z" w16du:dateUtc="2026-04-29T20:10:00Z"/>
          <w:rFonts w:ascii="Times New Roman" w:hAnsi="Times New Roman" w:cs="Times New Roman"/>
        </w:rPr>
      </w:pPr>
      <w:ins w:id="195" w:author="Caquan Palmer" w:date="2026-04-29T16:10:00Z" w16du:dateUtc="2026-04-29T20:10:00Z">
        <w:r w:rsidRPr="007A11B4">
          <w:rPr>
            <w:rFonts w:ascii="Times New Roman" w:hAnsi="Times New Roman" w:cs="Times New Roman"/>
            <w:b/>
          </w:rPr>
          <w:t xml:space="preserve">15. Lowenstein, 2024 — </w:t>
        </w:r>
        <w:r w:rsidRPr="007A11B4">
          <w:rPr>
            <w:rFonts w:ascii="Times New Roman" w:hAnsi="Times New Roman" w:cs="Times New Roman"/>
            <w:color w:val="0563C1"/>
            <w:u w:val="single"/>
          </w:rPr>
          <w:t>https://www.lowenstein.com/news-insights/publications/client-alerts/the-eu-artificial-intelligence-act-of-2024-what-you-need-to-know-privacy</w:t>
        </w:r>
      </w:ins>
    </w:p>
    <w:p w14:paraId="189B6786" w14:textId="77777777" w:rsidR="00974510" w:rsidRPr="007A11B4" w:rsidRDefault="00974510" w:rsidP="00974510">
      <w:pPr>
        <w:rPr>
          <w:ins w:id="196" w:author="Caquan Palmer" w:date="2026-04-29T16:10:00Z" w16du:dateUtc="2026-04-29T20:10:00Z"/>
          <w:rFonts w:ascii="Times New Roman" w:hAnsi="Times New Roman" w:cs="Times New Roman"/>
        </w:rPr>
      </w:pPr>
      <w:ins w:id="197" w:author="Caquan Palmer" w:date="2026-04-29T16:10:00Z" w16du:dateUtc="2026-04-29T20:10:00Z">
        <w:r w:rsidRPr="007A11B4">
          <w:rPr>
            <w:rFonts w:ascii="Times New Roman" w:hAnsi="Times New Roman" w:cs="Times New Roman"/>
            <w:b/>
          </w:rPr>
          <w:t xml:space="preserve">16. Secure Privacy, 2026 — </w:t>
        </w:r>
        <w:r w:rsidRPr="007A11B4">
          <w:rPr>
            <w:rFonts w:ascii="Times New Roman" w:hAnsi="Times New Roman" w:cs="Times New Roman"/>
            <w:color w:val="0563C1"/>
            <w:u w:val="single"/>
          </w:rPr>
          <w:t>https://secureprivacy.ai/blog/eu-ai-act-2026-compliance</w:t>
        </w:r>
      </w:ins>
    </w:p>
    <w:p w14:paraId="1CDF3B66" w14:textId="77777777" w:rsidR="00974510" w:rsidRPr="007A11B4" w:rsidRDefault="00974510" w:rsidP="00974510">
      <w:pPr>
        <w:rPr>
          <w:ins w:id="198" w:author="Caquan Palmer" w:date="2026-04-29T16:10:00Z" w16du:dateUtc="2026-04-29T20:10:00Z"/>
          <w:rFonts w:ascii="Times New Roman" w:hAnsi="Times New Roman" w:cs="Times New Roman"/>
        </w:rPr>
      </w:pPr>
      <w:ins w:id="199" w:author="Caquan Palmer" w:date="2026-04-29T16:10:00Z" w16du:dateUtc="2026-04-29T20:10:00Z">
        <w:r w:rsidRPr="007A11B4">
          <w:rPr>
            <w:rFonts w:ascii="Times New Roman" w:hAnsi="Times New Roman" w:cs="Times New Roman"/>
            <w:b/>
          </w:rPr>
          <w:t xml:space="preserve">17. JMIR, 2024 — </w:t>
        </w:r>
        <w:r w:rsidRPr="007A11B4">
          <w:rPr>
            <w:rFonts w:ascii="Times New Roman" w:hAnsi="Times New Roman" w:cs="Times New Roman"/>
            <w:color w:val="0563C1"/>
            <w:u w:val="single"/>
          </w:rPr>
          <w:t>https://mental.jmir.org/2024/1/e60003</w:t>
        </w:r>
      </w:ins>
    </w:p>
    <w:p w14:paraId="3AF688FA" w14:textId="77777777" w:rsidR="00974510" w:rsidRPr="007A11B4" w:rsidRDefault="00974510" w:rsidP="00974510">
      <w:pPr>
        <w:rPr>
          <w:ins w:id="200" w:author="Caquan Palmer" w:date="2026-04-29T16:10:00Z" w16du:dateUtc="2026-04-29T20:10:00Z"/>
          <w:rFonts w:ascii="Times New Roman" w:hAnsi="Times New Roman" w:cs="Times New Roman"/>
        </w:rPr>
      </w:pPr>
      <w:ins w:id="201" w:author="Caquan Palmer" w:date="2026-04-29T16:10:00Z" w16du:dateUtc="2026-04-29T20:10:00Z">
        <w:r w:rsidRPr="007A11B4">
          <w:rPr>
            <w:rFonts w:ascii="Times New Roman" w:hAnsi="Times New Roman" w:cs="Times New Roman"/>
            <w:b/>
          </w:rPr>
          <w:t xml:space="preserve">18. Wiley, 2024 — </w:t>
        </w:r>
        <w:r w:rsidRPr="007A11B4">
          <w:rPr>
            <w:rFonts w:ascii="Times New Roman" w:hAnsi="Times New Roman" w:cs="Times New Roman"/>
            <w:color w:val="0563C1"/>
            <w:u w:val="single"/>
          </w:rPr>
          <w:t>https://onlinelibrary.wiley.com/doi/full/10.1002/spy2.374</w:t>
        </w:r>
      </w:ins>
    </w:p>
    <w:p w14:paraId="1EF1BF41" w14:textId="77777777" w:rsidR="00974510" w:rsidRPr="007A11B4" w:rsidRDefault="00974510" w:rsidP="00974510">
      <w:pPr>
        <w:rPr>
          <w:ins w:id="202" w:author="Caquan Palmer" w:date="2026-04-29T16:10:00Z" w16du:dateUtc="2026-04-29T20:10:00Z"/>
          <w:rFonts w:ascii="Times New Roman" w:hAnsi="Times New Roman" w:cs="Times New Roman"/>
        </w:rPr>
      </w:pPr>
      <w:ins w:id="203" w:author="Caquan Palmer" w:date="2026-04-29T16:10:00Z" w16du:dateUtc="2026-04-29T20:10:00Z">
        <w:r w:rsidRPr="007A11B4">
          <w:rPr>
            <w:rFonts w:ascii="Times New Roman" w:hAnsi="Times New Roman" w:cs="Times New Roman"/>
            <w:b/>
          </w:rPr>
          <w:t xml:space="preserve">19. IBM 2024 — </w:t>
        </w:r>
        <w:r w:rsidRPr="007A11B4">
          <w:rPr>
            <w:rFonts w:ascii="Times New Roman" w:hAnsi="Times New Roman" w:cs="Times New Roman"/>
            <w:color w:val="0563C1"/>
            <w:u w:val="single"/>
          </w:rPr>
          <w:t>https://newsroom.ibm.com/2024-07-30-ibm-report-escalating-data-breach-disruption-pushes-costs-to-new-highs</w:t>
        </w:r>
      </w:ins>
    </w:p>
    <w:p w14:paraId="3B42F1B0" w14:textId="77777777" w:rsidR="00974510" w:rsidRPr="007A11B4" w:rsidRDefault="00974510" w:rsidP="00974510">
      <w:pPr>
        <w:rPr>
          <w:ins w:id="204" w:author="Caquan Palmer" w:date="2026-04-29T16:10:00Z" w16du:dateUtc="2026-04-29T20:10:00Z"/>
          <w:rFonts w:ascii="Times New Roman" w:hAnsi="Times New Roman" w:cs="Times New Roman"/>
        </w:rPr>
      </w:pPr>
      <w:ins w:id="205" w:author="Caquan Palmer" w:date="2026-04-29T16:10:00Z" w16du:dateUtc="2026-04-29T20:10:00Z">
        <w:r w:rsidRPr="007A11B4">
          <w:rPr>
            <w:rFonts w:ascii="Times New Roman" w:hAnsi="Times New Roman" w:cs="Times New Roman"/>
            <w:b/>
          </w:rPr>
          <w:t xml:space="preserve">20. </w:t>
        </w:r>
        <w:proofErr w:type="spellStart"/>
        <w:r w:rsidRPr="007A11B4">
          <w:rPr>
            <w:rFonts w:ascii="Times New Roman" w:hAnsi="Times New Roman" w:cs="Times New Roman"/>
            <w:b/>
          </w:rPr>
          <w:t>Kiteworks</w:t>
        </w:r>
        <w:proofErr w:type="spellEnd"/>
        <w:r w:rsidRPr="007A11B4">
          <w:rPr>
            <w:rFonts w:ascii="Times New Roman" w:hAnsi="Times New Roman" w:cs="Times New Roman"/>
            <w:b/>
          </w:rPr>
          <w:t xml:space="preserve">, 2025 — </w:t>
        </w:r>
        <w:r w:rsidRPr="007A11B4">
          <w:rPr>
            <w:rFonts w:ascii="Times New Roman" w:hAnsi="Times New Roman" w:cs="Times New Roman"/>
            <w:color w:val="0563C1"/>
            <w:u w:val="single"/>
          </w:rPr>
          <w:t>https://www.kiteworks.com/top-11-data-breaches-2024-risk-score/</w:t>
        </w:r>
      </w:ins>
    </w:p>
    <w:p w14:paraId="123EB4F2" w14:textId="77777777" w:rsidR="00974510" w:rsidRPr="007A11B4" w:rsidRDefault="00974510" w:rsidP="00974510">
      <w:pPr>
        <w:rPr>
          <w:ins w:id="206" w:author="Caquan Palmer" w:date="2026-04-29T16:10:00Z" w16du:dateUtc="2026-04-29T20:10:00Z"/>
          <w:rFonts w:ascii="Times New Roman" w:hAnsi="Times New Roman" w:cs="Times New Roman"/>
        </w:rPr>
      </w:pPr>
      <w:ins w:id="207" w:author="Caquan Palmer" w:date="2026-04-29T16:10:00Z" w16du:dateUtc="2026-04-29T20:10:00Z">
        <w:r w:rsidRPr="007A11B4">
          <w:rPr>
            <w:rFonts w:ascii="Times New Roman" w:hAnsi="Times New Roman" w:cs="Times New Roman"/>
            <w:b/>
          </w:rPr>
          <w:t xml:space="preserve">21. NIST, 2019 — </w:t>
        </w:r>
        <w:r w:rsidRPr="007A11B4">
          <w:rPr>
            <w:rFonts w:ascii="Times New Roman" w:hAnsi="Times New Roman" w:cs="Times New Roman"/>
            <w:color w:val="0563C1"/>
            <w:u w:val="single"/>
          </w:rPr>
          <w:t>https://www.nist.gov/news-events/news/2019/12/nist-study-evaluates-effects-race-age-sex-face-recognition-software</w:t>
        </w:r>
      </w:ins>
    </w:p>
    <w:p w14:paraId="0AB070BF" w14:textId="77777777" w:rsidR="00974510" w:rsidRPr="007A11B4" w:rsidRDefault="00974510" w:rsidP="00974510">
      <w:pPr>
        <w:rPr>
          <w:ins w:id="208" w:author="Caquan Palmer" w:date="2026-04-29T16:10:00Z" w16du:dateUtc="2026-04-29T20:10:00Z"/>
          <w:rFonts w:ascii="Times New Roman" w:hAnsi="Times New Roman" w:cs="Times New Roman"/>
        </w:rPr>
      </w:pPr>
      <w:ins w:id="209" w:author="Caquan Palmer" w:date="2026-04-29T16:10:00Z" w16du:dateUtc="2026-04-29T20:10:00Z">
        <w:r w:rsidRPr="007A11B4">
          <w:rPr>
            <w:rFonts w:ascii="Times New Roman" w:hAnsi="Times New Roman" w:cs="Times New Roman"/>
            <w:b/>
          </w:rPr>
          <w:t xml:space="preserve">22. Tech Policy Press, 2025 — </w:t>
        </w:r>
        <w:r w:rsidRPr="007A11B4">
          <w:rPr>
            <w:rFonts w:ascii="Times New Roman" w:hAnsi="Times New Roman" w:cs="Times New Roman"/>
            <w:color w:val="0563C1"/>
            <w:u w:val="single"/>
          </w:rPr>
          <w:t>https://techpolicy.press/when-freedom-bites-back-meta-moderation-and-the-limits-of-tolerance</w:t>
        </w:r>
      </w:ins>
    </w:p>
    <w:p w14:paraId="2DE21825" w14:textId="77777777" w:rsidR="00974510" w:rsidRPr="007A11B4" w:rsidRDefault="00974510" w:rsidP="00974510">
      <w:pPr>
        <w:rPr>
          <w:ins w:id="210" w:author="Caquan Palmer" w:date="2026-04-29T16:10:00Z" w16du:dateUtc="2026-04-29T20:10:00Z"/>
          <w:rFonts w:ascii="Times New Roman" w:hAnsi="Times New Roman" w:cs="Times New Roman"/>
        </w:rPr>
      </w:pPr>
      <w:ins w:id="211" w:author="Caquan Palmer" w:date="2026-04-29T16:10:00Z" w16du:dateUtc="2026-04-29T20:10:00Z">
        <w:r w:rsidRPr="007A11B4">
          <w:rPr>
            <w:rFonts w:ascii="Times New Roman" w:hAnsi="Times New Roman" w:cs="Times New Roman"/>
            <w:b/>
          </w:rPr>
          <w:t xml:space="preserve">23. UW, 2024 — </w:t>
        </w:r>
        <w:r w:rsidRPr="007A11B4">
          <w:rPr>
            <w:rFonts w:ascii="Times New Roman" w:hAnsi="Times New Roman" w:cs="Times New Roman"/>
            <w:color w:val="0563C1"/>
            <w:u w:val="single"/>
          </w:rPr>
          <w:t>https://www.washington.edu/news/2024/10/31/ai-bias-resume-screening-race-gender/</w:t>
        </w:r>
      </w:ins>
    </w:p>
    <w:p w14:paraId="55C5053A" w14:textId="77777777" w:rsidR="00974510" w:rsidRPr="007A11B4" w:rsidRDefault="00974510" w:rsidP="00974510">
      <w:pPr>
        <w:rPr>
          <w:ins w:id="212" w:author="Caquan Palmer" w:date="2026-04-29T16:10:00Z" w16du:dateUtc="2026-04-29T20:10:00Z"/>
          <w:rFonts w:ascii="Times New Roman" w:hAnsi="Times New Roman" w:cs="Times New Roman"/>
        </w:rPr>
      </w:pPr>
      <w:ins w:id="213" w:author="Caquan Palmer" w:date="2026-04-29T16:10:00Z" w16du:dateUtc="2026-04-29T20:10:00Z">
        <w:r w:rsidRPr="007A11B4">
          <w:rPr>
            <w:rFonts w:ascii="Times New Roman" w:hAnsi="Times New Roman" w:cs="Times New Roman"/>
            <w:b/>
          </w:rPr>
          <w:t xml:space="preserve">24. </w:t>
        </w:r>
        <w:proofErr w:type="spellStart"/>
        <w:r w:rsidRPr="007A11B4">
          <w:rPr>
            <w:rFonts w:ascii="Times New Roman" w:hAnsi="Times New Roman" w:cs="Times New Roman"/>
            <w:b/>
          </w:rPr>
          <w:t>VoxDev</w:t>
        </w:r>
        <w:proofErr w:type="spellEnd"/>
        <w:r w:rsidRPr="007A11B4">
          <w:rPr>
            <w:rFonts w:ascii="Times New Roman" w:hAnsi="Times New Roman" w:cs="Times New Roman"/>
            <w:b/>
          </w:rPr>
          <w:t xml:space="preserve">, 2025 — </w:t>
        </w:r>
        <w:r w:rsidRPr="007A11B4">
          <w:rPr>
            <w:rFonts w:ascii="Times New Roman" w:hAnsi="Times New Roman" w:cs="Times New Roman"/>
            <w:color w:val="0563C1"/>
            <w:u w:val="single"/>
          </w:rPr>
          <w:t>https://voxdev.org/topic/technology-innovation/ai-hiring-tools-exhibit-complex-gender-and-racial-biases</w:t>
        </w:r>
      </w:ins>
    </w:p>
    <w:p w14:paraId="02666E59" w14:textId="77777777" w:rsidR="00974510" w:rsidRPr="007A11B4" w:rsidRDefault="00974510" w:rsidP="00974510">
      <w:pPr>
        <w:rPr>
          <w:ins w:id="214" w:author="Caquan Palmer" w:date="2026-04-29T16:10:00Z" w16du:dateUtc="2026-04-29T20:10:00Z"/>
          <w:rFonts w:ascii="Times New Roman" w:hAnsi="Times New Roman" w:cs="Times New Roman"/>
        </w:rPr>
      </w:pPr>
      <w:ins w:id="215" w:author="Caquan Palmer" w:date="2026-04-29T16:10:00Z" w16du:dateUtc="2026-04-29T20:10:00Z">
        <w:r w:rsidRPr="007A11B4">
          <w:rPr>
            <w:rFonts w:ascii="Times New Roman" w:hAnsi="Times New Roman" w:cs="Times New Roman"/>
            <w:b/>
          </w:rPr>
          <w:t xml:space="preserve">25. Burns &amp; Wilcox, 2026 — </w:t>
        </w:r>
        <w:r w:rsidRPr="007A11B4">
          <w:rPr>
            <w:rFonts w:ascii="Times New Roman" w:hAnsi="Times New Roman" w:cs="Times New Roman"/>
            <w:color w:val="0563C1"/>
            <w:u w:val="single"/>
          </w:rPr>
          <w:t>https://www.burnsandwilcox.com/insights/study-ai-generates-severe-errors-in-22-of-medical-cases/</w:t>
        </w:r>
      </w:ins>
    </w:p>
    <w:p w14:paraId="2EA3EB81" w14:textId="77777777" w:rsidR="00974510" w:rsidRPr="007A11B4" w:rsidRDefault="00974510" w:rsidP="00974510">
      <w:pPr>
        <w:rPr>
          <w:ins w:id="216" w:author="Caquan Palmer" w:date="2026-04-29T16:10:00Z" w16du:dateUtc="2026-04-29T20:10:00Z"/>
          <w:rFonts w:ascii="Times New Roman" w:hAnsi="Times New Roman" w:cs="Times New Roman"/>
        </w:rPr>
      </w:pPr>
      <w:ins w:id="217" w:author="Caquan Palmer" w:date="2026-04-29T16:10:00Z" w16du:dateUtc="2026-04-29T20:10:00Z">
        <w:r w:rsidRPr="007A11B4">
          <w:rPr>
            <w:rFonts w:ascii="Times New Roman" w:hAnsi="Times New Roman" w:cs="Times New Roman"/>
            <w:b/>
          </w:rPr>
          <w:t xml:space="preserve">26. Frontiers in Medicine, 2025 — </w:t>
        </w:r>
        <w:r w:rsidRPr="007A11B4">
          <w:rPr>
            <w:rFonts w:ascii="Times New Roman" w:hAnsi="Times New Roman" w:cs="Times New Roman"/>
            <w:color w:val="0563C1"/>
            <w:u w:val="single"/>
          </w:rPr>
          <w:t>https://www.frontiersin.org/journals/medicine/articles/10.3389/fmed.2025.1594450/full</w:t>
        </w:r>
      </w:ins>
    </w:p>
    <w:p w14:paraId="618E7CEB" w14:textId="77777777" w:rsidR="00974510" w:rsidRPr="007A11B4" w:rsidRDefault="00974510" w:rsidP="00974510">
      <w:pPr>
        <w:rPr>
          <w:ins w:id="218" w:author="Caquan Palmer" w:date="2026-04-29T16:10:00Z" w16du:dateUtc="2026-04-29T20:10:00Z"/>
          <w:rFonts w:ascii="Times New Roman" w:hAnsi="Times New Roman" w:cs="Times New Roman"/>
        </w:rPr>
      </w:pPr>
      <w:ins w:id="219" w:author="Caquan Palmer" w:date="2026-04-29T16:10:00Z" w16du:dateUtc="2026-04-29T20:10:00Z">
        <w:r w:rsidRPr="007A11B4">
          <w:rPr>
            <w:rFonts w:ascii="Times New Roman" w:hAnsi="Times New Roman" w:cs="Times New Roman"/>
            <w:b/>
          </w:rPr>
          <w:t xml:space="preserve">27. UC Berkeley Haas, 2018 — </w:t>
        </w:r>
        <w:r w:rsidRPr="007A11B4">
          <w:rPr>
            <w:rFonts w:ascii="Times New Roman" w:hAnsi="Times New Roman" w:cs="Times New Roman"/>
            <w:color w:val="0563C1"/>
            <w:u w:val="single"/>
          </w:rPr>
          <w:t>https://newsroom.haas.berkeley.edu/minority-homebuyers-face-widespread-statistical-lending-discrimination-study-finds/</w:t>
        </w:r>
      </w:ins>
    </w:p>
    <w:p w14:paraId="325B3809" w14:textId="77777777" w:rsidR="00974510" w:rsidRPr="007A11B4" w:rsidRDefault="00974510" w:rsidP="00974510">
      <w:pPr>
        <w:rPr>
          <w:ins w:id="220" w:author="Caquan Palmer" w:date="2026-04-29T16:10:00Z" w16du:dateUtc="2026-04-29T20:10:00Z"/>
          <w:rFonts w:ascii="Times New Roman" w:hAnsi="Times New Roman" w:cs="Times New Roman"/>
        </w:rPr>
      </w:pPr>
      <w:ins w:id="221" w:author="Caquan Palmer" w:date="2026-04-29T16:10:00Z" w16du:dateUtc="2026-04-29T20:10:00Z">
        <w:r w:rsidRPr="007A11B4">
          <w:rPr>
            <w:rFonts w:ascii="Times New Roman" w:hAnsi="Times New Roman" w:cs="Times New Roman"/>
            <w:b/>
          </w:rPr>
          <w:t xml:space="preserve">28. ProPublica, 2016 — </w:t>
        </w:r>
        <w:r w:rsidRPr="007A11B4">
          <w:rPr>
            <w:rFonts w:ascii="Times New Roman" w:hAnsi="Times New Roman" w:cs="Times New Roman"/>
            <w:color w:val="0563C1"/>
            <w:u w:val="single"/>
          </w:rPr>
          <w:t>https://www.propublica.org/article/breaking-the-black-box-when-algorithms-decide-what-you-pay</w:t>
        </w:r>
      </w:ins>
    </w:p>
    <w:p w14:paraId="708183FD" w14:textId="77777777" w:rsidR="00974510" w:rsidRPr="007A11B4" w:rsidRDefault="00974510" w:rsidP="00974510">
      <w:pPr>
        <w:rPr>
          <w:ins w:id="222" w:author="Caquan Palmer" w:date="2026-04-29T16:10:00Z" w16du:dateUtc="2026-04-29T20:10:00Z"/>
          <w:rFonts w:ascii="Times New Roman" w:hAnsi="Times New Roman" w:cs="Times New Roman"/>
        </w:rPr>
      </w:pPr>
      <w:ins w:id="223" w:author="Caquan Palmer" w:date="2026-04-29T16:10:00Z" w16du:dateUtc="2026-04-29T20:10:00Z">
        <w:r w:rsidRPr="007A11B4">
          <w:rPr>
            <w:rFonts w:ascii="Times New Roman" w:hAnsi="Times New Roman" w:cs="Times New Roman"/>
            <w:b/>
          </w:rPr>
          <w:t xml:space="preserve">29. U.S. Resist News, 2026 — </w:t>
        </w:r>
        <w:r w:rsidRPr="007A11B4">
          <w:rPr>
            <w:rFonts w:ascii="Times New Roman" w:hAnsi="Times New Roman" w:cs="Times New Roman"/>
            <w:color w:val="0563C1"/>
            <w:u w:val="single"/>
          </w:rPr>
          <w:t>https://www.usresistnews.org/2026/01/08/ftc-escalates-enforcement-against-algorithmic-discrimination-in-hiring-and-credit-systems-technology-policy-brief-162/</w:t>
        </w:r>
      </w:ins>
    </w:p>
    <w:p w14:paraId="33B16F21" w14:textId="77777777" w:rsidR="00974510" w:rsidRPr="007A11B4" w:rsidRDefault="00974510" w:rsidP="00974510">
      <w:pPr>
        <w:rPr>
          <w:ins w:id="224" w:author="Caquan Palmer" w:date="2026-04-29T16:10:00Z" w16du:dateUtc="2026-04-29T20:10:00Z"/>
          <w:rFonts w:ascii="Times New Roman" w:hAnsi="Times New Roman" w:cs="Times New Roman"/>
        </w:rPr>
      </w:pPr>
      <w:ins w:id="225" w:author="Caquan Palmer" w:date="2026-04-29T16:10:00Z" w16du:dateUtc="2026-04-29T20:10:00Z">
        <w:r w:rsidRPr="007A11B4">
          <w:rPr>
            <w:rFonts w:ascii="Times New Roman" w:hAnsi="Times New Roman" w:cs="Times New Roman"/>
            <w:b/>
          </w:rPr>
          <w:t xml:space="preserve">30. NIST, 2023 — </w:t>
        </w:r>
        <w:r w:rsidRPr="007A11B4">
          <w:rPr>
            <w:rFonts w:ascii="Times New Roman" w:hAnsi="Times New Roman" w:cs="Times New Roman"/>
            <w:color w:val="0563C1"/>
            <w:u w:val="single"/>
          </w:rPr>
          <w:t>https://www.nist.gov/artificial-intelligence/ai-risk-management-framework</w:t>
        </w:r>
      </w:ins>
    </w:p>
    <w:p w14:paraId="08977EB3" w14:textId="77777777" w:rsidR="00974510" w:rsidRDefault="00974510" w:rsidP="00974510"/>
    <w:p w14:paraId="3B9EB59C" w14:textId="1BAAF0A8" w:rsidR="007316A8" w:rsidRDefault="00000000" w:rsidP="00974510">
      <w:moveFromRangeStart w:id="226" w:author="Caquan Palmer" w:date="2026-04-29T16:11:00Z" w:name="move228371502"/>
      <w:moveFrom w:id="227" w:author="Caquan Palmer" w:date="2026-04-29T16:11:00Z" w16du:dateUtc="2026-04-29T20:11:00Z">
        <w:r w:rsidDel="00974510">
          <w:rPr>
            <w:i/>
          </w:rPr>
          <w:t>Submitted in partial fulfillment of course requirements.</w:t>
        </w:r>
        <w:r w:rsidDel="00974510">
          <w:br/>
        </w:r>
        <w:r w:rsidDel="00974510">
          <w:rPr>
            <w:i/>
          </w:rPr>
          <w:t>Niagara University — Digital Forensics Program — Spring 2026</w:t>
        </w:r>
      </w:moveFrom>
      <w:moveFromRangeEnd w:id="226"/>
    </w:p>
    <w:sectPr w:rsidR="007316A8" w:rsidSect="00974510">
      <w:headerReference w:type="default" r:id="rId11"/>
      <w:footerReference w:type="first" r:id="rId12"/>
      <w:pgSz w:w="12240" w:h="15840"/>
      <w:pgMar w:top="1440" w:right="1800" w:bottom="1440" w:left="1800" w:header="720" w:footer="720" w:gutter="0"/>
      <w:pgNumType w:start="0"/>
      <w:cols w:space="720"/>
      <w:titlePg/>
      <w:docGrid w:linePitch="360"/>
      <w:sectPrChange w:id="235" w:author="Caquan Palmer" w:date="2026-04-29T15:57:00Z" w16du:dateUtc="2026-04-29T19:57:00Z">
        <w:sectPr w:rsidR="007316A8" w:rsidSect="00974510">
          <w:pgMar w:top="1440" w:right="1800" w:bottom="1440" w:left="1800" w:header="720" w:footer="720" w:gutter="0"/>
          <w:pgNumType w:start="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AD8AE" w14:textId="77777777" w:rsidR="00D97FF7" w:rsidRDefault="00D97FF7" w:rsidP="009E69AE">
      <w:pPr>
        <w:spacing w:after="0" w:line="240" w:lineRule="auto"/>
      </w:pPr>
      <w:r>
        <w:separator/>
      </w:r>
    </w:p>
  </w:endnote>
  <w:endnote w:type="continuationSeparator" w:id="0">
    <w:p w14:paraId="22AB723C" w14:textId="77777777" w:rsidR="00D97FF7" w:rsidRDefault="00D97FF7" w:rsidP="009E6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B6BF" w14:textId="046B02FC" w:rsidR="00974510" w:rsidRPr="00974510" w:rsidRDefault="00974510" w:rsidP="00974510">
    <w:pPr>
      <w:pStyle w:val="Footer"/>
      <w:jc w:val="center"/>
      <w:pPrChange w:id="233" w:author="Caquan Palmer" w:date="2026-04-29T16:04:00Z" w16du:dateUtc="2026-04-29T20:04:00Z">
        <w:pPr>
          <w:pStyle w:val="Footer"/>
        </w:pPr>
      </w:pPrChange>
    </w:pPr>
    <w:ins w:id="234" w:author="Caquan Palmer" w:date="2026-04-29T16:03:00Z" w16du:dateUtc="2026-04-29T20:03:00Z">
      <w:r w:rsidRPr="00974510">
        <w:rPr>
          <w:caps/>
          <w:color w:val="4F81BD" w:themeColor="accent1"/>
          <w:sz w:val="28"/>
          <w:szCs w:val="28"/>
        </w:rPr>
        <w:t>AI-Assisted Digital Forensics</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A414" w14:textId="77777777" w:rsidR="00D97FF7" w:rsidRDefault="00D97FF7" w:rsidP="009E69AE">
      <w:pPr>
        <w:spacing w:after="0" w:line="240" w:lineRule="auto"/>
      </w:pPr>
      <w:r>
        <w:separator/>
      </w:r>
    </w:p>
  </w:footnote>
  <w:footnote w:type="continuationSeparator" w:id="0">
    <w:p w14:paraId="16D628F6" w14:textId="77777777" w:rsidR="00D97FF7" w:rsidRDefault="00D97FF7" w:rsidP="009E6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356A" w14:textId="44656576" w:rsidR="009E69AE" w:rsidRDefault="009E69AE" w:rsidP="009E69AE">
    <w:pPr>
      <w:pStyle w:val="Header"/>
      <w:jc w:val="center"/>
      <w:rPr>
        <w:ins w:id="228" w:author="Caquan Palmer" w:date="2026-04-29T15:40:00Z" w16du:dateUtc="2026-04-29T19:40:00Z"/>
      </w:rPr>
    </w:pPr>
    <w:ins w:id="229" w:author="Caquan Palmer" w:date="2026-04-29T15:40:00Z" w16du:dateUtc="2026-04-29T19:40:00Z">
      <w:r>
        <w:t xml:space="preserve">Department of Computing and Information Sciences </w:t>
      </w:r>
    </w:ins>
  </w:p>
  <w:p w14:paraId="59DC329E" w14:textId="353324AC" w:rsidR="009E69AE" w:rsidRDefault="009E69AE">
    <w:pPr>
      <w:pStyle w:val="Header"/>
      <w:jc w:val="center"/>
      <w:pPrChange w:id="230" w:author="Caquan Palmer" w:date="2026-04-29T15:40:00Z" w16du:dateUtc="2026-04-29T19:40:00Z">
        <w:pPr>
          <w:pStyle w:val="Header"/>
        </w:pPr>
      </w:pPrChange>
    </w:pPr>
    <w:ins w:id="231" w:author="Caquan Palmer" w:date="2026-04-29T15:40:00Z" w16du:dateUtc="2026-04-29T19:40:00Z">
      <w:r>
        <w:t xml:space="preserve">Niagara </w:t>
      </w:r>
    </w:ins>
    <w:ins w:id="232" w:author="Caquan Palmer" w:date="2026-04-29T16:04:00Z" w16du:dateUtc="2026-04-29T20:04:00Z">
      <w:r w:rsidR="00974510">
        <w:t>University</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554520">
    <w:abstractNumId w:val="8"/>
  </w:num>
  <w:num w:numId="2" w16cid:durableId="609168430">
    <w:abstractNumId w:val="6"/>
  </w:num>
  <w:num w:numId="3" w16cid:durableId="1873378236">
    <w:abstractNumId w:val="5"/>
  </w:num>
  <w:num w:numId="4" w16cid:durableId="1962299895">
    <w:abstractNumId w:val="4"/>
  </w:num>
  <w:num w:numId="5" w16cid:durableId="1722051056">
    <w:abstractNumId w:val="7"/>
  </w:num>
  <w:num w:numId="6" w16cid:durableId="1851605503">
    <w:abstractNumId w:val="3"/>
  </w:num>
  <w:num w:numId="7" w16cid:durableId="1712994020">
    <w:abstractNumId w:val="2"/>
  </w:num>
  <w:num w:numId="8" w16cid:durableId="394621969">
    <w:abstractNumId w:val="1"/>
  </w:num>
  <w:num w:numId="9" w16cid:durableId="14785703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quan Palmer">
    <w15:presenceInfo w15:providerId="AD" w15:userId="S::s0976307@niagara.edu::ca1c5952-f956-4b69-a9e5-d2d21e43f7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1645"/>
    <w:rsid w:val="0029639D"/>
    <w:rsid w:val="00326F90"/>
    <w:rsid w:val="003A5608"/>
    <w:rsid w:val="00616B90"/>
    <w:rsid w:val="00705A90"/>
    <w:rsid w:val="007316A8"/>
    <w:rsid w:val="00974510"/>
    <w:rsid w:val="009E69AE"/>
    <w:rsid w:val="00AA1D8D"/>
    <w:rsid w:val="00B47730"/>
    <w:rsid w:val="00CB0664"/>
    <w:rsid w:val="00D97FF7"/>
    <w:rsid w:val="00E600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936B0"/>
  <w14:defaultImageDpi w14:val="300"/>
  <w15:docId w15:val="{D8D92376-C82C-45A3-AB8F-536067C75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9E69AE"/>
    <w:pPr>
      <w:spacing w:after="0" w:line="240" w:lineRule="auto"/>
    </w:pPr>
    <w:rPr>
      <w:rFonts w:ascii="Calibri" w:hAnsi="Calibri"/>
    </w:rPr>
  </w:style>
  <w:style w:type="character" w:customStyle="1" w:styleId="NoSpacingChar">
    <w:name w:val="No Spacing Char"/>
    <w:basedOn w:val="DefaultParagraphFont"/>
    <w:link w:val="NoSpacing"/>
    <w:uiPriority w:val="1"/>
    <w:rsid w:val="00974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05E07403D7496693A0D92EA954C4EC"/>
        <w:category>
          <w:name w:val="General"/>
          <w:gallery w:val="placeholder"/>
        </w:category>
        <w:types>
          <w:type w:val="bbPlcHdr"/>
        </w:types>
        <w:behaviors>
          <w:behavior w:val="content"/>
        </w:behaviors>
        <w:guid w:val="{7B2A764E-75BB-4F31-9606-D21C4177E75B}"/>
      </w:docPartPr>
      <w:docPartBody>
        <w:p w:rsidR="00000000" w:rsidRDefault="00A84A98" w:rsidP="00A84A98">
          <w:pPr>
            <w:pStyle w:val="2405E07403D7496693A0D92EA954C4EC"/>
          </w:pPr>
          <w:r>
            <w:rPr>
              <w:rFonts w:asciiTheme="majorHAnsi" w:eastAsiaTheme="majorEastAsia" w:hAnsiTheme="majorHAnsi" w:cstheme="majorBidi"/>
              <w:caps/>
              <w:color w:val="156082" w:themeColor="accent1"/>
              <w:sz w:val="80"/>
              <w:szCs w:val="80"/>
            </w:rPr>
            <w:t>[Document title]</w:t>
          </w:r>
        </w:p>
      </w:docPartBody>
    </w:docPart>
    <w:docPart>
      <w:docPartPr>
        <w:name w:val="FC663834D7B741499F708F5CBD31BBF2"/>
        <w:category>
          <w:name w:val="General"/>
          <w:gallery w:val="placeholder"/>
        </w:category>
        <w:types>
          <w:type w:val="bbPlcHdr"/>
        </w:types>
        <w:behaviors>
          <w:behavior w:val="content"/>
        </w:behaviors>
        <w:guid w:val="{DEF83310-7A16-46C8-9F34-EA9512A491CB}"/>
      </w:docPartPr>
      <w:docPartBody>
        <w:p w:rsidR="00000000" w:rsidRDefault="00A84A98" w:rsidP="00A84A98">
          <w:pPr>
            <w:pStyle w:val="FC663834D7B741499F708F5CBD31BBF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98"/>
    <w:rsid w:val="00032482"/>
    <w:rsid w:val="00A84A98"/>
    <w:rsid w:val="00E60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05E07403D7496693A0D92EA954C4EC">
    <w:name w:val="2405E07403D7496693A0D92EA954C4EC"/>
    <w:rsid w:val="00A84A98"/>
  </w:style>
  <w:style w:type="paragraph" w:customStyle="1" w:styleId="FC663834D7B741499F708F5CBD31BBF2">
    <w:name w:val="FC663834D7B741499F708F5CBD31BBF2"/>
    <w:rsid w:val="00A84A98"/>
  </w:style>
  <w:style w:type="paragraph" w:customStyle="1" w:styleId="607BDA1DBEC94527A0EB126BEC3F2684">
    <w:name w:val="607BDA1DBEC94527A0EB126BEC3F2684"/>
    <w:rsid w:val="00A84A98"/>
  </w:style>
  <w:style w:type="paragraph" w:customStyle="1" w:styleId="8CC105C4A3D74B4E9CAA094A4A93F13A">
    <w:name w:val="8CC105C4A3D74B4E9CAA094A4A93F13A"/>
    <w:rsid w:val="00A84A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3479</Words>
  <Characters>19833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Digital Forensics</dc:title>
  <dc:subject>Concent and Concern</dc:subject>
  <dc:creator>python-docx</dc:creator>
  <cp:keywords/>
  <dc:description>generated by python-docx</dc:description>
  <cp:lastModifiedBy>Caquan Palmer</cp:lastModifiedBy>
  <cp:revision>5</cp:revision>
  <dcterms:created xsi:type="dcterms:W3CDTF">2013-12-23T23:15:00Z</dcterms:created>
  <dcterms:modified xsi:type="dcterms:W3CDTF">2026-04-29T20:13:00Z</dcterms:modified>
  <cp:category/>
</cp:coreProperties>
</file>